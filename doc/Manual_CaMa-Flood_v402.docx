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F8552" w14:textId="77777777" w:rsidR="00954414" w:rsidRDefault="00954414">
      <w:pPr>
        <w:widowControl w:val="0"/>
        <w:pBdr>
          <w:top w:val="nil"/>
          <w:left w:val="nil"/>
          <w:bottom w:val="nil"/>
          <w:right w:val="nil"/>
          <w:between w:val="nil"/>
        </w:pBdr>
        <w:spacing w:after="0"/>
      </w:pPr>
    </w:p>
    <w:p w14:paraId="21FA68F1" w14:textId="072341D5"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t xml:space="preserve">CaMa-Flood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537A6A">
        <w:rPr>
          <w:rFonts w:ascii="Arial" w:eastAsia="Arial" w:hAnsi="Arial" w:cs="Arial"/>
          <w:b/>
          <w:color w:val="000000"/>
          <w:sz w:val="32"/>
          <w:szCs w:val="32"/>
        </w:rPr>
        <w:t>0</w:t>
      </w:r>
      <w:ins w:id="0" w:author="山崎　大" w:date="2021-07-16T17:04:00Z">
        <w:r w:rsidR="009B7EF3">
          <w:rPr>
            <w:rFonts w:ascii="Arial" w:eastAsia="Arial" w:hAnsi="Arial" w:cs="Arial"/>
            <w:b/>
            <w:color w:val="000000"/>
            <w:sz w:val="32"/>
            <w:szCs w:val="32"/>
          </w:rPr>
          <w:t>2</w:t>
        </w:r>
      </w:ins>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with Support of CaMa-Flood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X. Zhou (U-Tokyo), E. Dutra (ECMWF)</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1" w:name="_41mghml" w:colFirst="0" w:colLast="0"/>
      <w:bookmarkEnd w:id="1"/>
    </w:p>
    <w:p w14:paraId="32230699" w14:textId="01CD0BFB" w:rsidR="00954414" w:rsidRDefault="005E1178">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J</w:t>
      </w:r>
      <w:ins w:id="2" w:author="山崎　大" w:date="2021-07-16T17:07:00Z">
        <w:r w:rsidR="00873ED2">
          <w:rPr>
            <w:rFonts w:ascii="Arial" w:eastAsia="Arial" w:hAnsi="Arial" w:cs="Arial"/>
            <w:color w:val="000000"/>
            <w:sz w:val="20"/>
            <w:szCs w:val="20"/>
          </w:rPr>
          <w:t>uly</w:t>
        </w:r>
      </w:ins>
      <w:del w:id="3" w:author="山崎　大" w:date="2021-07-16T17:07:00Z">
        <w:r w:rsidDel="00873ED2">
          <w:rPr>
            <w:rFonts w:ascii="Arial" w:eastAsia="Arial" w:hAnsi="Arial" w:cs="Arial"/>
            <w:color w:val="000000"/>
            <w:sz w:val="20"/>
            <w:szCs w:val="20"/>
          </w:rPr>
          <w:delText>anuary</w:delText>
        </w:r>
      </w:del>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r>
        <w:rPr>
          <w:rFonts w:ascii="Arial" w:eastAsia="Arial" w:hAnsi="Arial" w:cs="Arial"/>
          <w:color w:val="000000"/>
          <w:sz w:val="20"/>
          <w:szCs w:val="20"/>
        </w:rPr>
        <w:t>1</w:t>
      </w:r>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4" w:name="_gjdgxs" w:colFirst="0" w:colLast="0"/>
      <w:bookmarkEnd w:id="4"/>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his manual only contains the description on the default model configurations. Some options developed by external contributor are not included in the current manual version. We are now working on improving the document management strategus for CaMa-Flood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Please contact the developer (Dai Yamazaki) for the acquisition of the CaMa-Flood package. Do not redistribute the package to someone else without a notice to the developer. This is because the developer wants to keep the list of users for making a notice of the updates and bugs of the CaMa-Flood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5" w:name="_30j0zll" w:colFirst="0" w:colLast="0"/>
      <w:bookmarkEnd w:id="5"/>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2107CE">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2107CE">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2107CE">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2107CE">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2107CE">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2107CE">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2107CE">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2107CE">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2107CE">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2107CE">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2107CE">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2107CE">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2107CE">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2107CE">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2107CE">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2107CE">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2107CE">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2107CE">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2107CE">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2107CE">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2107CE">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2107CE">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2107CE">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2107CE">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2107CE">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2107CE">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2107CE">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2107CE">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2107CE">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2107CE">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2107CE">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2107CE">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2107CE">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6" w:name="_Toc50476745"/>
      <w:r>
        <w:lastRenderedPageBreak/>
        <w:t>1. Introduction</w:t>
      </w:r>
      <w:bookmarkEnd w:id="6"/>
    </w:p>
    <w:p w14:paraId="541B48B5" w14:textId="77777777" w:rsidR="00F94360" w:rsidRPr="00453C46" w:rsidRDefault="00E82155" w:rsidP="003A0C00">
      <w:pPr>
        <w:pStyle w:val="2"/>
      </w:pPr>
      <w:bookmarkStart w:id="7" w:name="_Toc50476746"/>
      <w:r>
        <w:t>1.1 Model Overview</w:t>
      </w:r>
      <w:bookmarkEnd w:id="7"/>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r>
        <w:rPr>
          <w:rFonts w:ascii="Arial" w:eastAsia="Arial" w:hAnsi="Arial" w:cs="Arial"/>
          <w:color w:val="0070C0"/>
          <w:sz w:val="21"/>
          <w:szCs w:val="21"/>
        </w:rPr>
        <w:t>CaMa-Flood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CaMa-Flood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CaMa-Flood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Observations of water surface elevation by satellite altimeters and/or flooded area by SAR and microwave imagers are very useful to enhance the calibration/validation of the global river model [e.g. Yamazaki et al., 2012a]. Explicit representation of flooded area is helpful for flood damage assessment by overlaying it with socio-economic datasets [e.g. Hirabayashi et al., 2013]. The assimilation of observed flood stage into the CaMa-Flood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CaMa-Flood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CaMa-Flood model is beneficial for computational demanding experiments such as ensemble/long-term experiments [Pappenberger et al., 2012; Hirabayashi et al., 2013] and dynamic coupling between river routine and other hydrological schemes [Cohen et al., 2013].</w:t>
      </w:r>
    </w:p>
    <w:p w14:paraId="7D49B02D" w14:textId="5E0BDEA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the latest version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r>
        <w:rPr>
          <w:rFonts w:ascii="Arial" w:eastAsia="Arial" w:hAnsi="Arial" w:cs="Arial"/>
          <w:color w:val="000000"/>
          <w:sz w:val="21"/>
          <w:szCs w:val="21"/>
        </w:rPr>
        <w:t>), the baseline topography is updated from “SRTM/HydroSHEDS” to “</w:t>
      </w:r>
      <w:r>
        <w:rPr>
          <w:rFonts w:ascii="Arial" w:eastAsia="Arial" w:hAnsi="Arial" w:cs="Arial"/>
          <w:color w:val="0070C0"/>
          <w:sz w:val="21"/>
          <w:szCs w:val="21"/>
        </w:rPr>
        <w:t>MERIT DEM/MERIT Hydro</w:t>
      </w:r>
      <w:r>
        <w:rPr>
          <w:rFonts w:ascii="Arial" w:eastAsia="Arial" w:hAnsi="Arial" w:cs="Arial"/>
          <w:color w:val="000000"/>
          <w:sz w:val="21"/>
          <w:szCs w:val="21"/>
        </w:rPr>
        <w:t>” (Yamazaki et al. 2017; Yamazaki et al. 2019). As most of the errors (bias + noise) in elevation data were removed and latest water body layers are were integrated, the uncertainty in water level and flood extent simulations were largely reduced. Also, river channel width is objectively parameterized using satellite measurement (Yamazaki et al. 2015, Yamazaki et al. 2014). Due to the extensive work on these topography data development, CaMa-Flood simulation is now ready for the integration of satellite surface water measurement for calibration and validation (while channel bathymetry estimation is a remaining challenge).</w:t>
      </w:r>
    </w:p>
    <w:p w14:paraId="0EF8B3B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8" w:name="_Toc50476747"/>
      <w:r w:rsidRPr="003A0C00">
        <w:t>1.2 Recent Change History</w:t>
      </w:r>
      <w:bookmarkEnd w:id="8"/>
    </w:p>
    <w:p w14:paraId="5D61A618" w14:textId="17B8DCC6" w:rsidR="0092170A" w:rsidRPr="0092170A" w:rsidRDefault="0092170A" w:rsidP="0092170A">
      <w:pPr>
        <w:pBdr>
          <w:top w:val="nil"/>
          <w:left w:val="nil"/>
          <w:bottom w:val="nil"/>
          <w:right w:val="nil"/>
          <w:between w:val="nil"/>
        </w:pBdr>
        <w:spacing w:after="180" w:line="420" w:lineRule="auto"/>
        <w:jc w:val="both"/>
        <w:rPr>
          <w:ins w:id="9" w:author="山崎　大" w:date="2021-07-16T17:05:00Z"/>
          <w:rFonts w:ascii="Arial" w:eastAsia="Arial" w:hAnsi="Arial" w:cs="Arial" w:hint="eastAsia"/>
          <w:b/>
          <w:color w:val="000000"/>
          <w:sz w:val="24"/>
          <w:szCs w:val="24"/>
          <w:rPrChange w:id="10" w:author="山崎　大" w:date="2021-07-16T17:05:00Z">
            <w:rPr>
              <w:ins w:id="11" w:author="山崎　大" w:date="2021-07-16T17:05:00Z"/>
              <w:rFonts w:ascii="Arial" w:eastAsia="Arial" w:hAnsi="Arial" w:cs="Arial"/>
              <w:color w:val="000000"/>
              <w:sz w:val="21"/>
              <w:szCs w:val="21"/>
            </w:rPr>
          </w:rPrChange>
        </w:rPr>
      </w:pPr>
      <w:ins w:id="12" w:author="山崎　大" w:date="2021-07-16T17:05:00Z">
        <w:r w:rsidRPr="00384976">
          <w:rPr>
            <w:rFonts w:ascii="Arial" w:eastAsia="Arial" w:hAnsi="Arial" w:cs="Arial"/>
            <w:b/>
            <w:color w:val="000000"/>
            <w:sz w:val="24"/>
            <w:szCs w:val="24"/>
          </w:rPr>
          <w:t>M</w:t>
        </w:r>
        <w:r>
          <w:rPr>
            <w:rFonts w:ascii="Arial" w:eastAsia="Arial" w:hAnsi="Arial" w:cs="Arial"/>
            <w:b/>
            <w:color w:val="000000"/>
            <w:sz w:val="24"/>
            <w:szCs w:val="24"/>
          </w:rPr>
          <w:t>inor</w:t>
        </w:r>
        <w:r w:rsidRPr="00384976">
          <w:rPr>
            <w:rFonts w:ascii="Arial" w:eastAsia="Arial" w:hAnsi="Arial" w:cs="Arial"/>
            <w:b/>
            <w:color w:val="000000"/>
            <w:sz w:val="24"/>
            <w:szCs w:val="24"/>
          </w:rPr>
          <w:t xml:space="preserve"> update [</w:t>
        </w:r>
        <w:r>
          <w:rPr>
            <w:rFonts w:ascii="Arial" w:eastAsia="Arial" w:hAnsi="Arial" w:cs="Arial"/>
            <w:b/>
            <w:color w:val="000000"/>
            <w:sz w:val="24"/>
            <w:szCs w:val="24"/>
          </w:rPr>
          <w:t xml:space="preserve">after </w:t>
        </w:r>
        <w:r w:rsidRPr="00384976">
          <w:rPr>
            <w:rFonts w:ascii="Arial" w:eastAsia="Arial" w:hAnsi="Arial" w:cs="Arial"/>
            <w:b/>
            <w:color w:val="000000"/>
            <w:sz w:val="24"/>
            <w:szCs w:val="24"/>
          </w:rPr>
          <w:t>v4.0].</w:t>
        </w:r>
      </w:ins>
    </w:p>
    <w:p w14:paraId="6B257061" w14:textId="3636AE08" w:rsidR="0092170A" w:rsidRDefault="0092170A" w:rsidP="0092170A">
      <w:pPr>
        <w:pBdr>
          <w:top w:val="nil"/>
          <w:left w:val="nil"/>
          <w:bottom w:val="nil"/>
          <w:right w:val="nil"/>
          <w:between w:val="nil"/>
        </w:pBdr>
        <w:spacing w:after="180" w:line="420" w:lineRule="auto"/>
        <w:jc w:val="both"/>
        <w:rPr>
          <w:ins w:id="13" w:author="山崎　大" w:date="2021-07-16T17:06:00Z"/>
          <w:rFonts w:ascii="Arial" w:eastAsia="Arial" w:hAnsi="Arial" w:cs="Arial"/>
          <w:color w:val="000000"/>
          <w:sz w:val="21"/>
          <w:szCs w:val="21"/>
        </w:rPr>
      </w:pPr>
      <w:ins w:id="14" w:author="山崎　大" w:date="2021-07-16T17:06:00Z">
        <w:r w:rsidRPr="003A0C00">
          <w:rPr>
            <w:rFonts w:ascii="Arial" w:eastAsia="Arial" w:hAnsi="Arial" w:cs="Arial"/>
            <w:color w:val="000000"/>
            <w:sz w:val="21"/>
            <w:szCs w:val="21"/>
          </w:rPr>
          <w:t xml:space="preserve">- </w:t>
        </w:r>
        <w:r>
          <w:rPr>
            <w:rFonts w:ascii="Arial" w:eastAsia="Arial" w:hAnsi="Arial" w:cs="Arial"/>
            <w:color w:val="000000"/>
            <w:sz w:val="21"/>
            <w:szCs w:val="21"/>
          </w:rPr>
          <w:t>v4.0</w:t>
        </w:r>
        <w:r>
          <w:rPr>
            <w:rFonts w:ascii="Arial" w:eastAsia="Arial" w:hAnsi="Arial" w:cs="Arial"/>
            <w:color w:val="000000"/>
            <w:sz w:val="21"/>
            <w:szCs w:val="21"/>
          </w:rPr>
          <w:t>2</w:t>
        </w:r>
        <w:r>
          <w:rPr>
            <w:rFonts w:ascii="Arial" w:eastAsia="Arial" w:hAnsi="Arial" w:cs="Arial"/>
            <w:color w:val="000000"/>
            <w:sz w:val="21"/>
            <w:szCs w:val="21"/>
          </w:rPr>
          <w:t xml:space="preserve">: </w:t>
        </w:r>
        <w:r>
          <w:rPr>
            <w:rFonts w:ascii="Arial" w:eastAsia="Arial" w:hAnsi="Arial" w:cs="Arial"/>
            <w:color w:val="000000"/>
            <w:sz w:val="21"/>
            <w:szCs w:val="21"/>
          </w:rPr>
          <w:t>Option for Vector-Processer machine (e.g. Earth Simulator).</w:t>
        </w:r>
      </w:ins>
    </w:p>
    <w:p w14:paraId="76636355" w14:textId="4139E191" w:rsidR="0092170A" w:rsidRDefault="0092170A" w:rsidP="0092170A">
      <w:pPr>
        <w:pBdr>
          <w:top w:val="nil"/>
          <w:left w:val="nil"/>
          <w:bottom w:val="nil"/>
          <w:right w:val="nil"/>
          <w:between w:val="nil"/>
        </w:pBdr>
        <w:spacing w:after="180" w:line="420" w:lineRule="auto"/>
        <w:jc w:val="both"/>
        <w:rPr>
          <w:ins w:id="15" w:author="山崎　大" w:date="2021-07-16T17:05:00Z"/>
          <w:rFonts w:ascii="Arial" w:eastAsia="Arial" w:hAnsi="Arial" w:cs="Arial"/>
          <w:color w:val="000000"/>
          <w:sz w:val="21"/>
          <w:szCs w:val="21"/>
        </w:rPr>
      </w:pPr>
      <w:ins w:id="16" w:author="山崎　大" w:date="2021-07-16T17:05:00Z">
        <w:r w:rsidRPr="003A0C00">
          <w:rPr>
            <w:rFonts w:ascii="Arial" w:eastAsia="Arial" w:hAnsi="Arial" w:cs="Arial"/>
            <w:color w:val="000000"/>
            <w:sz w:val="21"/>
            <w:szCs w:val="21"/>
          </w:rPr>
          <w:t xml:space="preserve">- </w:t>
        </w:r>
        <w:r>
          <w:rPr>
            <w:rFonts w:ascii="Arial" w:eastAsia="Arial" w:hAnsi="Arial" w:cs="Arial"/>
            <w:color w:val="000000"/>
            <w:sz w:val="21"/>
            <w:szCs w:val="21"/>
          </w:rPr>
          <w:t>v4.0</w:t>
        </w:r>
        <w:r>
          <w:rPr>
            <w:rFonts w:ascii="Arial" w:eastAsia="Arial" w:hAnsi="Arial" w:cs="Arial"/>
            <w:color w:val="000000"/>
            <w:sz w:val="21"/>
            <w:szCs w:val="21"/>
          </w:rPr>
          <w:t>1: GitHub management of CaMa-Flood. Some extension packages prepared in etc/. Small bug fix (</w:t>
        </w:r>
      </w:ins>
      <w:ins w:id="17" w:author="山崎　大" w:date="2021-07-16T17:06:00Z">
        <w:r>
          <w:rPr>
            <w:rFonts w:ascii="Arial" w:eastAsia="Arial" w:hAnsi="Arial" w:cs="Arial"/>
            <w:color w:val="000000"/>
            <w:sz w:val="21"/>
            <w:szCs w:val="21"/>
          </w:rPr>
          <w:t xml:space="preserve">zero or very limited </w:t>
        </w:r>
      </w:ins>
      <w:ins w:id="18" w:author="山崎　大" w:date="2021-07-16T17:05:00Z">
        <w:r>
          <w:rPr>
            <w:rFonts w:ascii="Arial" w:eastAsia="Arial" w:hAnsi="Arial" w:cs="Arial"/>
            <w:color w:val="000000"/>
            <w:sz w:val="21"/>
            <w:szCs w:val="21"/>
          </w:rPr>
          <w:t>impac</w:t>
        </w:r>
      </w:ins>
      <w:ins w:id="19" w:author="山崎　大" w:date="2021-07-16T17:06:00Z">
        <w:r>
          <w:rPr>
            <w:rFonts w:ascii="Arial" w:eastAsia="Arial" w:hAnsi="Arial" w:cs="Arial"/>
            <w:color w:val="000000"/>
            <w:sz w:val="21"/>
            <w:szCs w:val="21"/>
          </w:rPr>
          <w:t>t on calculations)</w:t>
        </w:r>
      </w:ins>
      <w:ins w:id="20" w:author="山崎　大" w:date="2021-07-16T17:05:00Z">
        <w:r>
          <w:rPr>
            <w:rFonts w:ascii="Arial" w:eastAsia="Arial" w:hAnsi="Arial" w:cs="Arial"/>
            <w:color w:val="000000"/>
            <w:sz w:val="21"/>
            <w:szCs w:val="21"/>
          </w:rPr>
          <w:t>.</w:t>
        </w:r>
      </w:ins>
    </w:p>
    <w:p w14:paraId="65213D09" w14:textId="7F89FF68"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w:t>
      </w:r>
      <w:r w:rsidR="00E82155" w:rsidRPr="003A0C00">
        <w:rPr>
          <w:rFonts w:ascii="Arial" w:eastAsia="Arial" w:hAnsi="Arial" w:cs="Arial"/>
          <w:color w:val="000000"/>
          <w:sz w:val="21"/>
          <w:szCs w:val="21"/>
        </w:rPr>
        <w:t>Map data: Bug in floodplain profile (fldhgt, flddif)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was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21" w:name="_Toc50476748"/>
      <w:r>
        <w:lastRenderedPageBreak/>
        <w:t>2. CaMa-Flood Package &amp; Instruction</w:t>
      </w:r>
      <w:bookmarkEnd w:id="21"/>
    </w:p>
    <w:p w14:paraId="33A2B2BC" w14:textId="77777777" w:rsidR="00954414" w:rsidRDefault="00E82155" w:rsidP="003A0C00">
      <w:pPr>
        <w:pStyle w:val="2"/>
      </w:pPr>
      <w:bookmarkStart w:id="22" w:name="_Toc50476749"/>
      <w:r>
        <w:t>2.1 Contents of the Package</w:t>
      </w:r>
      <w:bookmarkEnd w:id="22"/>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package of the CaMa-Flood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CaMa-Flood_$(version)_$(date).tar.gz</w:t>
      </w:r>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$(CaMa-Flood)/</w:t>
      </w:r>
      <w:r>
        <w:rPr>
          <w:rFonts w:ascii="Arial" w:eastAsia="Arial" w:hAnsi="Arial" w:cs="Arial"/>
          <w:color w:val="000000"/>
          <w:sz w:val="21"/>
          <w:szCs w:val="21"/>
        </w:rPr>
        <w:t xml:space="preserve"> .</w:t>
      </w:r>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2.1: List of directories in the CaMa-Flood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23" w:name="_Toc50476750"/>
      <w:r>
        <w:t>2.2 Quick Instruction for global simulation</w:t>
      </w:r>
      <w:bookmarkEnd w:id="23"/>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CaMa-Flood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r>
        <w:rPr>
          <w:rFonts w:ascii="Cambria" w:eastAsia="Cambria" w:hAnsi="Cambria" w:cs="Cambria"/>
          <w:b/>
          <w:color w:val="000000"/>
          <w:sz w:val="21"/>
          <w:szCs w:val="21"/>
          <w:shd w:val="clear" w:color="auto" w:fill="D9D9D9"/>
        </w:rPr>
        <w:t>inp/test-1deg/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flow velocity, and the adaptive time step scheme is activated in order to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CaMa-Flood highly relies on public libraries, so please make sure the necessary libraries are installed when trying compiling CaMa-Flood. The installation of CaMa-Flood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Mkinclude file, </w:t>
      </w:r>
      <w:r w:rsidRPr="008130DB">
        <w:rPr>
          <w:rFonts w:ascii="Cambria" w:eastAsia="Cambria" w:hAnsi="Cambria" w:cs="Cambria"/>
          <w:b/>
          <w:color w:val="000000"/>
          <w:sz w:val="21"/>
          <w:szCs w:val="21"/>
          <w:shd w:val="clear" w:color="auto" w:fill="D9D9D9"/>
        </w:rPr>
        <w:t>$(CaMa-Flood)/adm/Mkinclude</w:t>
      </w:r>
      <w:r w:rsidRPr="008130DB">
        <w:rPr>
          <w:rFonts w:ascii="Arial" w:eastAsia="Arial" w:hAnsi="Arial" w:cs="Arial"/>
          <w:color w:val="000000"/>
          <w:sz w:val="21"/>
          <w:szCs w:val="21"/>
        </w:rPr>
        <w:t xml:space="preserve"> according to the computer environment. If you do not use netCDF,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Mkinclude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$(CaMa-Flood)/gosh/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src/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map/src/</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(notice: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 ../src/src_param</w:t>
      </w:r>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$(CaMa-Flood)/map/src/src_param .</w:t>
      </w:r>
      <w:r>
        <w:rPr>
          <w:rFonts w:ascii="Arial" w:eastAsia="Arial" w:hAnsi="Arial" w:cs="Arial"/>
          <w:color w:val="000000"/>
          <w:sz w:val="21"/>
          <w:szCs w:val="21"/>
        </w:rPr>
        <w:t xml:space="preserve"> Then, enter the </w:t>
      </w:r>
      <w:r>
        <w:rPr>
          <w:rFonts w:ascii="Times" w:eastAsia="Times" w:hAnsi="Times" w:cs="Times"/>
          <w:b/>
          <w:color w:val="000000"/>
          <w:sz w:val="21"/>
          <w:szCs w:val="21"/>
        </w:rPr>
        <w:t>src_param</w:t>
      </w:r>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(calc_outclm.F90); [2] to calculate river channel width and channel depth assuming hydro-geometry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Note that all the dataset in the CaMa-Flood archive is prepared in “little endian” byte order. If the default byte order of your computer environment is “big endian”, you have to convert the endian of the sample dataset. (Endian conversion subroutines are prepared in CaMa-Flood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can be run in parallel. Please specify your requirement for server sources (e.g., the core name, the number of nodes you will use, etc) if you want to run the model in parallel at higher speed. And please use specific location for the CaMa-Flood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qsub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$(CaMa-Flood)/out/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output file is in the “plain binary” format, which consists of the sequence (nx*ny) of 4 byte real data without any header. The data array is from 180W to 180E (1440 grid cells) and from 90N to 90S (720 grid cells). </w:t>
      </w:r>
      <w:r w:rsidR="00296975">
        <w:rPr>
          <w:rFonts w:ascii="Arial" w:eastAsia="Arial" w:hAnsi="Arial" w:cs="Arial"/>
          <w:color w:val="000000"/>
          <w:sz w:val="21"/>
          <w:szCs w:val="21"/>
        </w:rPr>
        <w:t>The output can also be written into netCDF (see section 8.6).</w:t>
      </w:r>
    </w:p>
    <w:p w14:paraId="17FF8454" w14:textId="77777777" w:rsidR="00954414" w:rsidRDefault="00E82155" w:rsidP="003A0C00">
      <w:pPr>
        <w:pStyle w:val="2"/>
      </w:pPr>
      <w:bookmarkStart w:id="24" w:name="_Toc50476751"/>
      <w:r>
        <w:t>2.3 Runoff forcing setting</w:t>
      </w:r>
      <w:bookmarkEnd w:id="24"/>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requires daily runoff forcing in plain binary format or netCDF format.</w:t>
      </w:r>
    </w:p>
    <w:p w14:paraId="2C22CCC2" w14:textId="31A7C1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GrADS binary, ArcGIS EHdr),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yyyymmdd$</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r>
        <w:rPr>
          <w:rFonts w:ascii="Times New Roman" w:eastAsia="Times New Roman" w:hAnsi="Times New Roman" w:cs="Times New Roman"/>
          <w:b/>
          <w:color w:val="000000"/>
          <w:sz w:val="21"/>
          <w:szCs w:val="21"/>
          <w:shd w:val="clear" w:color="auto" w:fill="D9D9D9"/>
        </w:rPr>
        <w:t>inp/test_1deg/</w:t>
      </w:r>
      <w:del w:id="25" w:author="山崎　大" w:date="2021-01-20T10:34:00Z">
        <w:r w:rsidDel="00DA1CE7">
          <w:rPr>
            <w:rFonts w:ascii="Times New Roman" w:eastAsia="Times New Roman" w:hAnsi="Times New Roman" w:cs="Times New Roman"/>
            <w:b/>
            <w:color w:val="000000"/>
            <w:sz w:val="21"/>
            <w:szCs w:val="21"/>
            <w:shd w:val="clear" w:color="auto" w:fill="D9D9D9"/>
          </w:rPr>
          <w:delText>Roff</w:delText>
        </w:r>
      </w:del>
      <w:ins w:id="26" w:author="山崎　大" w:date="2021-01-20T10:34:00Z">
        <w:r w:rsidR="00DA1CE7">
          <w:rPr>
            <w:rFonts w:ascii="Times New Roman" w:eastAsia="Times New Roman" w:hAnsi="Times New Roman" w:cs="Times New Roman"/>
            <w:b/>
            <w:color w:val="000000"/>
            <w:sz w:val="21"/>
            <w:szCs w:val="21"/>
            <w:shd w:val="clear" w:color="auto" w:fill="D9D9D9"/>
          </w:rPr>
          <w:t>runoff</w:t>
        </w:r>
      </w:ins>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PREFIX=”Roff____”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xml:space="preserve">. Default runoff data is prepared in the unit [mm/day], and converted in CaMa-Flood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(ctmare.bin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If runoff data is prepared in other unit, the ${DROFUNIT} should be modified accordingly with the converting ratio to m/s.</w:t>
      </w:r>
    </w:p>
    <w:p w14:paraId="4E15F4D5" w14:textId="20B30A9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NetCDF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NetCDF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NetCDF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NetCDF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NetCDF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ins w:id="27" w:author="山崎　大" w:date="2021-01-20T10:37:00Z">
        <w:r w:rsidR="00DA1CE7">
          <w:rPr>
            <w:rFonts w:ascii="Arial" w:eastAsia="Arial" w:hAnsi="Arial" w:cs="Arial"/>
            <w:color w:val="000000"/>
            <w:sz w:val="21"/>
            <w:szCs w:val="21"/>
          </w:rPr>
          <w:t xml:space="preserve">, </w:t>
        </w:r>
        <w:r w:rsidR="00DA1CE7">
          <w:rPr>
            <w:rFonts w:ascii="Times New Roman" w:eastAsia="Times New Roman" w:hAnsi="Times New Roman" w:cs="Times New Roman"/>
            <w:b/>
            <w:color w:val="000000"/>
            <w:sz w:val="21"/>
            <w:szCs w:val="21"/>
            <w:shd w:val="clear" w:color="auto" w:fill="D9D9D9"/>
          </w:rPr>
          <w:t>SHOURIN</w:t>
        </w:r>
      </w:ins>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del w:id="28" w:author="山崎　大" w:date="2021-01-20T10:37:00Z">
        <w:r w:rsidR="006D25EE" w:rsidDel="00DA1CE7">
          <w:rPr>
            <w:rFonts w:ascii="Arial" w:eastAsia="Arial" w:hAnsi="Arial" w:cs="Arial"/>
            <w:color w:val="000000"/>
            <w:sz w:val="21"/>
            <w:szCs w:val="21"/>
          </w:rPr>
          <w:delText xml:space="preserve"> In general, if the netCDF runoff is prepared for one year within one separated file, </w:delText>
        </w:r>
        <w:r w:rsidR="006D25EE" w:rsidRPr="003A0C00" w:rsidDel="00DA1CE7">
          <w:rPr>
            <w:rFonts w:ascii="Arial" w:eastAsia="Arial" w:hAnsi="Arial" w:cs="Arial"/>
            <w:color w:val="000000"/>
            <w:sz w:val="21"/>
            <w:szCs w:val="21"/>
            <w:highlight w:val="lightGray"/>
          </w:rPr>
          <w:delText>SYEARIN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SMONIN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SDAYIN</w:delText>
        </w:r>
        <w:r w:rsidR="006D25EE" w:rsidDel="00DA1CE7">
          <w:rPr>
            <w:rFonts w:ascii="Arial" w:eastAsia="Arial" w:hAnsi="Arial" w:cs="Arial"/>
            <w:color w:val="000000"/>
            <w:sz w:val="21"/>
            <w:szCs w:val="21"/>
          </w:rPr>
          <w:delText xml:space="preserve"> are the default settings. </w:delText>
        </w:r>
      </w:del>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(i.e.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map)/src_param</w:t>
      </w:r>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r>
        <w:rPr>
          <w:rFonts w:ascii="Times New Roman" w:eastAsia="Times New Roman" w:hAnsi="Times New Roman" w:cs="Times New Roman"/>
          <w:b/>
          <w:color w:val="000000"/>
          <w:sz w:val="21"/>
          <w:szCs w:val="21"/>
          <w:shd w:val="clear" w:color="auto" w:fill="D9D9D9"/>
        </w:rPr>
        <w:t>inpmat.bin</w:t>
      </w:r>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netCDF runoff forcing (inp/test_15min_nc).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generate_inpmat.F</w:t>
      </w:r>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xml:space="preserve">. There is a part which relates the (lon,lat) of each sub-grid high-resolution pixel to the (ixin, iyin)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prepare the binary runoff in daily (one file for each day), and netCDF runoff for one year (all days in one year in one single nc</w:t>
      </w:r>
      <w:r w:rsidR="003B7EBA">
        <w:rPr>
          <w:rFonts w:ascii="Arial" w:eastAsia="Arial" w:hAnsi="Arial" w:cs="Arial"/>
          <w:color w:val="000000"/>
          <w:sz w:val="21"/>
          <w:szCs w:val="21"/>
        </w:rPr>
        <w:t>tCDF</w:t>
      </w:r>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29" w:name="_Toc50476752"/>
      <w:r>
        <w:t>2.4 Channel parameter calibration</w:t>
      </w:r>
      <w:bookmarkEnd w:id="29"/>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width: rivwth.bin, depth: rivhgt.bin, roughness: rivman.bin</w:t>
      </w:r>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calc_rivwth.F90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calc_outclm.F90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xml:space="preserve"> The original satellite-based width data is width.bin, and the code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generates the new parameter (</w:t>
      </w:r>
      <w:r>
        <w:rPr>
          <w:rFonts w:ascii="Times New Roman" w:eastAsia="Times New Roman" w:hAnsi="Times New Roman" w:cs="Times New Roman"/>
          <w:b/>
          <w:color w:val="000000"/>
          <w:sz w:val="21"/>
          <w:szCs w:val="21"/>
          <w:shd w:val="clear" w:color="auto" w:fill="D9D9D9"/>
        </w:rPr>
        <w:t>rivwth_gwdlr.bin</w:t>
      </w:r>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30" w:name="_Toc50476753"/>
      <w:r>
        <w:lastRenderedPageBreak/>
        <w:t>2.5 Channel Bifurcation Scheme</w:t>
      </w:r>
      <w:bookmarkEnd w:id="30"/>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analysing the high-resolution topography (bifori.txt), bifurcation channel depth should be added by executing </w:t>
      </w:r>
      <w:r w:rsidRPr="003A0C00">
        <w:rPr>
          <w:rFonts w:ascii="Arial" w:eastAsia="Arial" w:hAnsi="Arial" w:cs="Arial"/>
          <w:color w:val="000000"/>
          <w:sz w:val="21"/>
          <w:szCs w:val="21"/>
          <w:highlight w:val="lightGray"/>
        </w:rPr>
        <w:t>set_bifparam.F90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31" w:name="_Toc50476754"/>
      <w:r>
        <w:t>2.6 Downscaling</w:t>
      </w:r>
      <w:bookmarkEnd w:id="31"/>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r>
        <w:rPr>
          <w:rFonts w:ascii="Times New Roman" w:eastAsia="Times New Roman" w:hAnsi="Times New Roman" w:cs="Times New Roman"/>
          <w:b/>
          <w:color w:val="000000"/>
          <w:sz w:val="21"/>
          <w:szCs w:val="21"/>
          <w:shd w:val="clear" w:color="auto" w:fill="D9D9D9"/>
        </w:rPr>
        <w:t>etc/downscale_flddph/</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r w:rsidRPr="003A0C00">
        <w:rPr>
          <w:rFonts w:ascii="Arial" w:eastAsia="Arial" w:hAnsi="Arial" w:cs="Arial"/>
          <w:color w:val="000000"/>
          <w:sz w:val="21"/>
          <w:szCs w:val="21"/>
          <w:highlight w:val="lightGray"/>
        </w:rPr>
        <w:t>src/</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Then, specify the project name (TAG), the target domain, target time period,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The downscaled depth data is stored in flood_$(TAG) directory. Also the figures can be generated by the Python script in fig_$TAG directory.</w:t>
      </w:r>
    </w:p>
    <w:p w14:paraId="088ECBCE" w14:textId="2CDB161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(or copy) the high resolution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 to your map folder ${CaMa-Flood}/map/glb_15min/</w:t>
      </w:r>
    </w:p>
    <w:p w14:paraId="692D5881" w14:textId="6BEA29A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_data}/map/glb_15min/3sec .</w:t>
      </w:r>
    </w:p>
    <w:p w14:paraId="0BA92F53" w14:textId="114C83D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_data}/map/glb_15min/15sec .</w:t>
      </w:r>
    </w:p>
    <w:p w14:paraId="74892A30" w14:textId="2E449F68"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400</w:t>
      </w:r>
      <w:r>
        <w:rPr>
          <w:rFonts w:ascii="Arial" w:eastAsia="Arial" w:hAnsi="Arial" w:cs="Arial"/>
          <w:color w:val="000000"/>
          <w:sz w:val="21"/>
          <w:szCs w:val="21"/>
        </w:rPr>
        <w:t>_data} is “/home/yamadai/work/CaMa_v</w:t>
      </w:r>
      <w:r w:rsidR="00D72B9B">
        <w:rPr>
          <w:rFonts w:ascii="Arial" w:eastAsia="Arial" w:hAnsi="Arial" w:cs="Arial"/>
          <w:color w:val="000000"/>
          <w:sz w:val="21"/>
          <w:szCs w:val="21"/>
        </w:rPr>
        <w:t>400</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CaMa-Flood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32" w:name="_Toc50476755"/>
      <w:r>
        <w:t xml:space="preserve">2.7 </w:t>
      </w:r>
      <w:r w:rsidRPr="00975273">
        <w:t>Regionalization</w:t>
      </w:r>
      <w:bookmarkEnd w:id="32"/>
    </w:p>
    <w:p w14:paraId="2E633661" w14:textId="2AC31389"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r w:rsidRPr="00DA1CE7">
        <w:rPr>
          <w:rFonts w:ascii="Times" w:eastAsia="Times" w:hAnsi="Times" w:cs="Times"/>
          <w:b/>
          <w:color w:val="000000"/>
          <w:sz w:val="21"/>
          <w:szCs w:val="21"/>
          <w:shd w:val="clear" w:color="auto" w:fill="D9D9D9"/>
        </w:rPr>
        <w:t>mkdir</w:t>
      </w:r>
      <w:r w:rsidR="00DA1CE7" w:rsidRPr="00DA1CE7">
        <w:rPr>
          <w:rFonts w:ascii="Times" w:eastAsia="Times" w:hAnsi="Times" w:cs="Times"/>
          <w:b/>
          <w:color w:val="000000"/>
          <w:sz w:val="21"/>
          <w:szCs w:val="21"/>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map/src/src_region map/reg_15min/src_region</w:t>
      </w:r>
      <w:r>
        <w:rPr>
          <w:rFonts w:ascii="Arial" w:eastAsia="Arial" w:hAnsi="Arial" w:cs="Arial"/>
          <w:color w:val="000000"/>
          <w:sz w:val="21"/>
          <w:szCs w:val="21"/>
        </w:rPr>
        <w:t xml:space="preserve">, and go to </w:t>
      </w:r>
      <w:r>
        <w:rPr>
          <w:rFonts w:ascii="Times New Roman" w:eastAsia="Times New Roman" w:hAnsi="Times New Roman" w:cs="Times New Roman"/>
          <w:b/>
          <w:color w:val="000000"/>
          <w:sz w:val="21"/>
          <w:szCs w:val="21"/>
          <w:shd w:val="clear" w:color="auto" w:fill="D9D9D9"/>
        </w:rPr>
        <w:t>map/reg_15min/src_region</w:t>
      </w:r>
      <w:r>
        <w:rPr>
          <w:rFonts w:ascii="Arial" w:eastAsia="Arial" w:hAnsi="Arial" w:cs="Arial"/>
          <w:color w:val="000000"/>
          <w:sz w:val="21"/>
          <w:szCs w:val="21"/>
        </w:rPr>
        <w:t xml:space="preserve"> directory. Execute </w:t>
      </w:r>
      <w:r w:rsidR="00717450">
        <w:rPr>
          <w:rFonts w:ascii="Arial" w:eastAsia="Arial" w:hAnsi="Arial" w:cs="Arial"/>
          <w:color w:val="000000"/>
          <w:sz w:val="21"/>
          <w:szCs w:val="21"/>
        </w:rPr>
        <w:t>all .F90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/home/yamadai/work/cmf_v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 .</w:t>
      </w:r>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cut_domain.F90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inp/test-1deg/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GrADS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Other procedures (e.g.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map/src/src_param</w:t>
      </w:r>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r>
        <w:rPr>
          <w:rFonts w:ascii="Arial" w:eastAsia="Arial" w:hAnsi="Arial" w:cs="Arial"/>
          <w:color w:val="000000"/>
          <w:sz w:val="21"/>
          <w:szCs w:val="21"/>
        </w:rPr>
        <w:t>, and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src_param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33" w:name="_Toc50476756"/>
      <w:r>
        <w:t>2.8 River network map at different resolutions</w:t>
      </w:r>
      <w:bookmarkEnd w:id="33"/>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CaMa-Flood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34" w:name="_Toc50476757"/>
      <w:r>
        <w:lastRenderedPageBreak/>
        <w:t>3. Main Program Source Codes</w:t>
      </w:r>
      <w:bookmarkEnd w:id="34"/>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programs of the CaMa-Flood global river model are written in Fortran90. The programming structure follows the basic coding guidelines of Fortran90 as much as possible (this was achieved under the collaboration with Dr. Emanuel Dutra in ECMWF). The program includes the parallelization by OpenMP. The netCDF input/output is also supported. The netCDF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r>
        <w:rPr>
          <w:rFonts w:ascii="Cambria" w:eastAsia="Cambria" w:hAnsi="Cambria" w:cs="Cambria"/>
          <w:b/>
          <w:color w:val="000000"/>
          <w:sz w:val="21"/>
          <w:szCs w:val="21"/>
          <w:shd w:val="clear" w:color="auto" w:fill="D9D9D9"/>
        </w:rPr>
        <w:t>Makefile</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src/</w:t>
      </w:r>
      <w:r>
        <w:rPr>
          <w:rFonts w:ascii="Arial" w:eastAsia="Arial" w:hAnsi="Arial" w:cs="Arial"/>
          <w:color w:val="000000"/>
          <w:sz w:val="21"/>
          <w:szCs w:val="21"/>
        </w:rPr>
        <w:t xml:space="preserve"> directories. The original files with the suffix (*.F90) are automatically pre-processed following the setting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xml:space="preserve"> and the main executable program (</w:t>
      </w:r>
      <w:r>
        <w:rPr>
          <w:rFonts w:ascii="Cambria" w:eastAsia="Cambria" w:hAnsi="Cambria" w:cs="Cambria"/>
          <w:b/>
          <w:color w:val="000000"/>
          <w:sz w:val="21"/>
          <w:szCs w:val="21"/>
          <w:shd w:val="clear" w:color="auto" w:fill="D9D9D9"/>
        </w:rPr>
        <w:t>MAIN_cmf</w:t>
      </w:r>
      <w:r>
        <w:rPr>
          <w:rFonts w:ascii="Arial" w:eastAsia="Arial" w:hAnsi="Arial" w:cs="Arial"/>
          <w:color w:val="000000"/>
          <w:sz w:val="21"/>
          <w:szCs w:val="21"/>
        </w:rPr>
        <w:t>) is built.</w:t>
      </w:r>
    </w:p>
    <w:p w14:paraId="41D99417" w14:textId="77777777" w:rsidR="00954414" w:rsidRDefault="00E82155" w:rsidP="003A0C00">
      <w:pPr>
        <w:pStyle w:val="2"/>
      </w:pPr>
      <w:bookmarkStart w:id="35" w:name="_Toc50476758"/>
      <w:r>
        <w:t>3.1 Code Tree</w:t>
      </w:r>
      <w:bookmarkEnd w:id="35"/>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code trees of the CaMa-Flood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MAIN_cmf.F90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r>
        <w:rPr>
          <w:rFonts w:ascii="Cambria" w:eastAsia="Cambria" w:hAnsi="Cambria" w:cs="Cambria"/>
          <w:b/>
          <w:color w:val="000000"/>
          <w:sz w:val="21"/>
          <w:szCs w:val="21"/>
          <w:shd w:val="clear" w:color="auto" w:fill="D9D9D9"/>
        </w:rPr>
        <w:t>cmf_ctrl_*_mod.F90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r>
        <w:rPr>
          <w:rFonts w:ascii="Cambria" w:eastAsia="Cambria" w:hAnsi="Cambria" w:cs="Cambria"/>
          <w:b/>
          <w:color w:val="000000"/>
          <w:sz w:val="21"/>
          <w:szCs w:val="21"/>
          <w:shd w:val="clear" w:color="auto" w:fill="D9D9D9"/>
        </w:rPr>
        <w:t>cmf_calc_*_mod.F90</w:t>
      </w:r>
      <w:r>
        <w:rPr>
          <w:rFonts w:ascii="Arial" w:eastAsia="Arial" w:hAnsi="Arial" w:cs="Arial"/>
          <w:color w:val="000000"/>
          <w:sz w:val="21"/>
          <w:szCs w:val="21"/>
        </w:rPr>
        <w:t>), which are called by the driver or controllers. Model variables are listed in the shared variable modules (</w:t>
      </w:r>
      <w:r>
        <w:rPr>
          <w:rFonts w:ascii="Cambria" w:eastAsia="Cambria" w:hAnsi="Cambria" w:cs="Cambria"/>
          <w:b/>
          <w:color w:val="000000"/>
          <w:sz w:val="21"/>
          <w:szCs w:val="21"/>
          <w:shd w:val="clear" w:color="auto" w:fill="D9D9D9"/>
        </w:rPr>
        <w:t>yos_cmf_*.F90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cmf_utils_mod.F90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(src/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36" w:name="_Toc50476759"/>
      <w:r>
        <w:t>3.2 Codes for hydrodynamic calculations</w:t>
      </w:r>
      <w:bookmarkEnd w:id="36"/>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cmf_ctrl_physics_mod</w:t>
      </w:r>
      <w:r>
        <w:rPr>
          <w:shd w:val="clear" w:color="auto" w:fill="D9D9D9"/>
        </w:rPr>
        <w:t>.</w:t>
      </w:r>
      <w:r>
        <w:rPr>
          <w:rFonts w:ascii="Cambria" w:eastAsia="Cambria" w:hAnsi="Cambria" w:cs="Cambria"/>
          <w:shd w:val="clear" w:color="auto" w:fill="D9D9D9"/>
        </w:rPr>
        <w:t>F90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 </w:t>
      </w:r>
      <w:r>
        <w:rPr>
          <w:rFonts w:ascii="Arial" w:eastAsia="Arial" w:hAnsi="Arial" w:cs="Arial"/>
          <w:color w:val="000000"/>
          <w:sz w:val="21"/>
          <w:szCs w:val="21"/>
          <w:shd w:val="clear" w:color="auto" w:fill="D9D9D9"/>
        </w:rPr>
        <w:t>LADPSTP=.true.</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cmf_calc_fldstg_mod.F90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cmf_calc_fldstg_mod.F90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and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is based on the assumption that water mass is instantaneously exchanged between the channel and the floodplain to balance the water surface elevations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cmf_calc_outflw_mod.F90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cmf_calc_outflw_mod.F90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local inertial equation is derived by neglecting the second term of the St. Venant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CaMa-Flood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default, and given by the topography map </w:t>
      </w:r>
      <w:r>
        <w:rPr>
          <w:rFonts w:ascii="Arial" w:eastAsia="Arial" w:hAnsi="Arial" w:cs="Arial"/>
          <w:color w:val="000000"/>
          <w:sz w:val="21"/>
          <w:szCs w:val="21"/>
          <w:shd w:val="clear" w:color="auto" w:fill="D9D9D9"/>
        </w:rPr>
        <w:t>rivman.bin</w:t>
      </w:r>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Floodplain discharge (i.e.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cmf_calc_pthout_mod.F90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r>
        <w:rPr>
          <w:rFonts w:ascii="Times New Roman" w:eastAsia="Times New Roman" w:hAnsi="Times New Roman" w:cs="Times New Roman"/>
          <w:b/>
          <w:color w:val="000000"/>
          <w:sz w:val="21"/>
          <w:szCs w:val="21"/>
          <w:shd w:val="clear" w:color="auto" w:fill="D9D9D9"/>
        </w:rPr>
        <w:t>pthflwYYYY.pth</w:t>
      </w:r>
      <w:r>
        <w:rPr>
          <w:rFonts w:ascii="Arial" w:eastAsia="Arial" w:hAnsi="Arial" w:cs="Arial"/>
          <w:color w:val="000000"/>
          <w:sz w:val="21"/>
          <w:szCs w:val="21"/>
        </w:rPr>
        <w:t xml:space="preserve"> (dimension, npthout*npthlev), while net bifurcation flow at each grid is saved as </w:t>
      </w:r>
      <w:r>
        <w:rPr>
          <w:rFonts w:ascii="Times New Roman" w:eastAsia="Times New Roman" w:hAnsi="Times New Roman" w:cs="Times New Roman"/>
          <w:b/>
          <w:color w:val="000000"/>
          <w:sz w:val="21"/>
          <w:szCs w:val="21"/>
          <w:shd w:val="clear" w:color="auto" w:fill="D9D9D9"/>
        </w:rPr>
        <w:t>pthoutYYYY.bin</w:t>
      </w:r>
      <w:r>
        <w:rPr>
          <w:rFonts w:ascii="Arial" w:eastAsia="Arial" w:hAnsi="Arial" w:cs="Arial"/>
          <w:color w:val="000000"/>
          <w:sz w:val="21"/>
          <w:szCs w:val="21"/>
        </w:rPr>
        <w:t xml:space="preserve"> (dimension: nx*ny)</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cmf_calc_stonxt_mod.F90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i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37" w:name="_Toc50476760"/>
      <w:r>
        <w:lastRenderedPageBreak/>
        <w:t>4. River Network Map</w:t>
      </w:r>
      <w:bookmarkEnd w:id="37"/>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CaMa-Flood simulations are stored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(nx*ny)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*.ctl</w:t>
      </w:r>
      <w:r>
        <w:rPr>
          <w:rFonts w:ascii="Arial" w:eastAsia="Arial" w:hAnsi="Arial" w:cs="Arial"/>
          <w:color w:val="000000"/>
          <w:sz w:val="21"/>
          <w:szCs w:val="21"/>
        </w:rPr>
        <w:t>) to visualize the data on GrADS are included along with the map datasets.</w:t>
      </w:r>
    </w:p>
    <w:p w14:paraId="073ADBD8" w14:textId="388AE8DD" w:rsidR="00954414" w:rsidRDefault="00E82155" w:rsidP="003A0C00">
      <w:pPr>
        <w:pStyle w:val="2"/>
      </w:pPr>
      <w:bookmarkStart w:id="38" w:name="_Toc50476761"/>
      <w:r>
        <w:t>4.1 Global 15</w:t>
      </w:r>
      <w:r w:rsidR="00D1736D">
        <w:t>-arc</w:t>
      </w:r>
      <w:r>
        <w:t>min river network map (glb_15min/)</w:t>
      </w:r>
      <w:bookmarkEnd w:id="38"/>
    </w:p>
    <w:p w14:paraId="78109D7F" w14:textId="6E4A67C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three sets of a river network map and topographic parameters are prepared in the CaMa-Flood v</w:t>
      </w:r>
      <w:r w:rsidR="005A0105">
        <w:rPr>
          <w:rFonts w:ascii="Arial" w:eastAsia="Arial" w:hAnsi="Arial" w:cs="Arial"/>
          <w:color w:val="000000"/>
          <w:sz w:val="21"/>
          <w:szCs w:val="21"/>
        </w:rPr>
        <w:t>4.0</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r>
        <w:rPr>
          <w:rFonts w:ascii="Cambria" w:eastAsia="Cambria" w:hAnsi="Cambria" w:cs="Cambria"/>
          <w:b/>
          <w:color w:val="000000"/>
          <w:sz w:val="21"/>
          <w:szCs w:val="21"/>
          <w:shd w:val="clear" w:color="auto" w:fill="D9D9D9"/>
        </w:rPr>
        <w:t>nx</w:t>
      </w:r>
      <w:r>
        <w:rPr>
          <w:rFonts w:ascii="Arial" w:eastAsia="Arial" w:hAnsi="Arial" w:cs="Arial"/>
          <w:color w:val="000000"/>
          <w:sz w:val="21"/>
          <w:szCs w:val="21"/>
        </w:rPr>
        <w:t xml:space="preserve">; north-south grid number, </w:t>
      </w:r>
      <w:r>
        <w:rPr>
          <w:rFonts w:ascii="Cambria" w:eastAsia="Cambria" w:hAnsi="Cambria" w:cs="Cambria"/>
          <w:b/>
          <w:color w:val="000000"/>
          <w:sz w:val="21"/>
          <w:szCs w:val="21"/>
          <w:shd w:val="clear" w:color="auto" w:fill="D9D9D9"/>
        </w:rPr>
        <w:t>ny</w:t>
      </w:r>
      <w:r>
        <w:rPr>
          <w:rFonts w:ascii="Arial" w:eastAsia="Arial" w:hAnsi="Arial" w:cs="Arial"/>
          <w:color w:val="000000"/>
          <w:sz w:val="21"/>
          <w:szCs w:val="21"/>
        </w:rPr>
        <w:t>), number of floodplain layers (</w:t>
      </w:r>
      <w:r>
        <w:rPr>
          <w:rFonts w:ascii="Times New Roman" w:eastAsia="Times New Roman" w:hAnsi="Times New Roman" w:cs="Times New Roman"/>
          <w:b/>
          <w:color w:val="000000"/>
          <w:sz w:val="21"/>
          <w:szCs w:val="21"/>
          <w:shd w:val="clear" w:color="auto" w:fill="D9D9D9"/>
        </w:rPr>
        <w:t>nfpl</w:t>
      </w:r>
      <w:r>
        <w:rPr>
          <w:rFonts w:ascii="Arial" w:eastAsia="Arial" w:hAnsi="Arial" w:cs="Arial"/>
          <w:color w:val="000000"/>
          <w:sz w:val="21"/>
          <w:szCs w:val="21"/>
        </w:rPr>
        <w:t>), size of the grid box (</w:t>
      </w:r>
      <w:r>
        <w:rPr>
          <w:rFonts w:ascii="Times New Roman" w:eastAsia="Times New Roman" w:hAnsi="Times New Roman" w:cs="Times New Roman"/>
          <w:b/>
          <w:color w:val="000000"/>
          <w:sz w:val="21"/>
          <w:szCs w:val="21"/>
          <w:shd w:val="clear" w:color="auto" w:fill="D9D9D9"/>
        </w:rPr>
        <w:t>gsize</w:t>
      </w:r>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5B73D552"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r>
        <w:rPr>
          <w:rFonts w:ascii="Cambria" w:eastAsia="Cambria" w:hAnsi="Cambria" w:cs="Cambria"/>
          <w:b/>
          <w:color w:val="000000"/>
          <w:sz w:val="21"/>
          <w:szCs w:val="21"/>
          <w:shd w:val="clear" w:color="auto" w:fill="D9D9D9"/>
        </w:rPr>
        <w:t>nextxy.bin</w:t>
      </w:r>
      <w:r>
        <w:rPr>
          <w:rFonts w:ascii="Arial" w:eastAsia="Arial" w:hAnsi="Arial" w:cs="Arial"/>
          <w:color w:val="000000"/>
          <w:sz w:val="21"/>
          <w:szCs w:val="21"/>
        </w:rPr>
        <w:t>) prescribes the downstream cell of each grid cell. The records 1 and 2 denote the downstream grid point ix (</w:t>
      </w:r>
      <w:r>
        <w:rPr>
          <w:rFonts w:ascii="Cambria" w:eastAsia="Cambria" w:hAnsi="Cambria" w:cs="Cambria"/>
          <w:b/>
          <w:color w:val="000000"/>
          <w:sz w:val="21"/>
          <w:szCs w:val="21"/>
          <w:shd w:val="clear" w:color="auto" w:fill="D9D9D9"/>
        </w:rPr>
        <w:t>nextx</w:t>
      </w:r>
      <w:r>
        <w:rPr>
          <w:rFonts w:ascii="Arial" w:eastAsia="Arial" w:hAnsi="Arial" w:cs="Arial"/>
          <w:color w:val="000000"/>
          <w:sz w:val="21"/>
          <w:szCs w:val="21"/>
        </w:rPr>
        <w:t>) and iy (</w:t>
      </w:r>
      <w:r>
        <w:rPr>
          <w:rFonts w:ascii="Cambria" w:eastAsia="Cambria" w:hAnsi="Cambria" w:cs="Cambria"/>
          <w:b/>
          <w:color w:val="000000"/>
          <w:sz w:val="21"/>
          <w:szCs w:val="21"/>
          <w:shd w:val="clear" w:color="auto" w:fill="D9D9D9"/>
        </w:rPr>
        <w:t>nexty</w:t>
      </w:r>
      <w:r>
        <w:rPr>
          <w:rFonts w:ascii="Arial" w:eastAsia="Arial" w:hAnsi="Arial" w:cs="Arial"/>
          <w:color w:val="000000"/>
          <w:sz w:val="21"/>
          <w:szCs w:val="21"/>
        </w:rPr>
        <w:t>), respectively. The cell number in nextxy.bin is in the Fortran system (i.e. Top-left cell is [1,1] and bottom right cell is [nx,ny]). The river mouth is represented as -9, inland termination is -10, and ocean (undefined) is -9999. The river network map is prepared as “relative downstream format” (</w:t>
      </w:r>
      <w:r w:rsidRPr="003A0C00">
        <w:rPr>
          <w:rFonts w:ascii="Arial" w:eastAsia="Arial" w:hAnsi="Arial" w:cs="Arial"/>
          <w:color w:val="000000"/>
          <w:sz w:val="21"/>
          <w:szCs w:val="21"/>
          <w:highlight w:val="lightGray"/>
        </w:rPr>
        <w:t>downxy.bin</w:t>
      </w:r>
      <w:r>
        <w:rPr>
          <w:rFonts w:ascii="Arial" w:eastAsia="Arial" w:hAnsi="Arial" w:cs="Arial"/>
          <w:color w:val="000000"/>
          <w:sz w:val="21"/>
          <w:szCs w:val="21"/>
        </w:rPr>
        <w:t>), in which the relative location of the downstream grid is stored. If the considering cell is [ix,</w:t>
      </w:r>
      <w:ins w:id="39" w:author="山崎　大" w:date="2021-01-20T10:39:00Z">
        <w:r w:rsidR="00DA1CE7">
          <w:rPr>
            <w:rFonts w:ascii="Arial" w:eastAsia="Arial" w:hAnsi="Arial" w:cs="Arial"/>
            <w:color w:val="000000"/>
            <w:sz w:val="21"/>
            <w:szCs w:val="21"/>
          </w:rPr>
          <w:t>i</w:t>
        </w:r>
      </w:ins>
      <w:del w:id="40" w:author="山崎　大" w:date="2021-01-20T10:39:00Z">
        <w:r w:rsidDel="00DA1CE7">
          <w:rPr>
            <w:rFonts w:ascii="Arial" w:eastAsia="Arial" w:hAnsi="Arial" w:cs="Arial"/>
            <w:color w:val="000000"/>
            <w:sz w:val="21"/>
            <w:szCs w:val="21"/>
          </w:rPr>
          <w:delText>j</w:delText>
        </w:r>
      </w:del>
      <w:r>
        <w:rPr>
          <w:rFonts w:ascii="Arial" w:eastAsia="Arial" w:hAnsi="Arial" w:cs="Arial"/>
          <w:color w:val="000000"/>
          <w:sz w:val="21"/>
          <w:szCs w:val="21"/>
        </w:rPr>
        <w:t xml:space="preserve">y] and its downstream is [jx,jy], and in case (jx=ix+dx, jy=iy+dy); the </w:t>
      </w:r>
      <w:r>
        <w:rPr>
          <w:rFonts w:ascii="Arial" w:eastAsia="Arial" w:hAnsi="Arial" w:cs="Arial"/>
          <w:color w:val="000000"/>
          <w:sz w:val="21"/>
          <w:szCs w:val="21"/>
          <w:shd w:val="clear" w:color="auto" w:fill="D9D9D9"/>
        </w:rPr>
        <w:t>nextxy.bin</w:t>
      </w:r>
      <w:r>
        <w:rPr>
          <w:rFonts w:ascii="Arial" w:eastAsia="Arial" w:hAnsi="Arial" w:cs="Arial"/>
          <w:color w:val="000000"/>
          <w:sz w:val="21"/>
          <w:szCs w:val="21"/>
        </w:rPr>
        <w:t xml:space="preserve"> represents the downstream by (jx,jy), while </w:t>
      </w:r>
      <w:r>
        <w:rPr>
          <w:rFonts w:ascii="Arial" w:eastAsia="Arial" w:hAnsi="Arial" w:cs="Arial"/>
          <w:color w:val="000000"/>
          <w:sz w:val="21"/>
          <w:szCs w:val="21"/>
          <w:shd w:val="clear" w:color="auto" w:fill="D9D9D9"/>
        </w:rPr>
        <w:t>downxy.bin</w:t>
      </w:r>
      <w:r>
        <w:rPr>
          <w:rFonts w:ascii="Arial" w:eastAsia="Arial" w:hAnsi="Arial" w:cs="Arial"/>
          <w:color w:val="000000"/>
          <w:sz w:val="21"/>
          <w:szCs w:val="21"/>
        </w:rPr>
        <w:t xml:space="preserve"> represents the downstream by (dx,dy).</w:t>
      </w:r>
    </w:p>
    <w:p w14:paraId="4036D8C6" w14:textId="22B473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ctmare</w:t>
      </w:r>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elevtn</w:t>
      </w:r>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rivlen</w:t>
      </w:r>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rivhgt</w:t>
      </w:r>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rivwth</w:t>
      </w:r>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nxtdst</w:t>
      </w:r>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fldhgt</w:t>
      </w:r>
      <w:r>
        <w:rPr>
          <w:rFonts w:ascii="Arial" w:eastAsia="Arial" w:hAnsi="Arial" w:cs="Arial"/>
          <w:color w:val="000000"/>
          <w:sz w:val="21"/>
          <w:szCs w:val="21"/>
        </w:rPr>
        <w:t>). The floodplain elevation profile is the CDF function (Figure 4.2</w:t>
      </w:r>
      <w:ins w:id="41" w:author="山崎　大" w:date="2021-01-20T10:40:00Z">
        <w:r w:rsidR="00DA1CE7">
          <w:rPr>
            <w:rFonts w:ascii="Arial" w:eastAsia="Arial" w:hAnsi="Arial" w:cs="Arial"/>
            <w:color w:val="000000"/>
            <w:sz w:val="21"/>
            <w:szCs w:val="21"/>
          </w:rPr>
          <w:t>c</w:t>
        </w:r>
      </w:ins>
      <w:del w:id="42" w:author="山崎　大" w:date="2021-01-20T10:40:00Z">
        <w:r w:rsidDel="00DA1CE7">
          <w:rPr>
            <w:rFonts w:ascii="Arial" w:eastAsia="Arial" w:hAnsi="Arial" w:cs="Arial"/>
            <w:color w:val="000000"/>
            <w:sz w:val="21"/>
            <w:szCs w:val="21"/>
          </w:rPr>
          <w:delText>b</w:delText>
        </w:r>
      </w:del>
      <w:r>
        <w:rPr>
          <w:rFonts w:ascii="Arial" w:eastAsia="Arial" w:hAnsi="Arial" w:cs="Arial"/>
          <w:color w:val="000000"/>
          <w:sz w:val="21"/>
          <w:szCs w:val="21"/>
        </w:rPr>
        <w:t>) of the height above the nearest river channel within each unit-catchment (Figure 4.2</w:t>
      </w:r>
      <w:ins w:id="43" w:author="山崎　大" w:date="2021-01-20T10:40:00Z">
        <w:r w:rsidR="00DA1CE7">
          <w:rPr>
            <w:rFonts w:ascii="Arial" w:eastAsia="Arial" w:hAnsi="Arial" w:cs="Arial"/>
            <w:color w:val="000000"/>
            <w:sz w:val="21"/>
            <w:szCs w:val="21"/>
          </w:rPr>
          <w:t>b</w:t>
        </w:r>
      </w:ins>
      <w:del w:id="44" w:author="山崎　大" w:date="2021-01-20T10:40:00Z">
        <w:r w:rsidDel="00DA1CE7">
          <w:rPr>
            <w:rFonts w:ascii="Arial" w:eastAsia="Arial" w:hAnsi="Arial" w:cs="Arial"/>
            <w:color w:val="000000"/>
            <w:sz w:val="21"/>
            <w:szCs w:val="21"/>
          </w:rPr>
          <w:delText>c</w:delText>
        </w:r>
      </w:del>
      <w:r>
        <w:rPr>
          <w:rFonts w:ascii="Arial" w:eastAsia="Arial" w:hAnsi="Arial" w:cs="Arial"/>
          <w:color w:val="000000"/>
          <w:sz w:val="21"/>
          <w:szCs w:val="21"/>
        </w:rPr>
        <w:t xml:space="preserve">),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For example, the record 3 of the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rivhgt.bin</w:t>
      </w:r>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map/src_param/s01-channel_params.sh</w:t>
      </w:r>
      <w:r>
        <w:rPr>
          <w:rFonts w:ascii="Arial" w:eastAsia="Arial" w:hAnsi="Arial" w:cs="Arial"/>
          <w:color w:val="000000"/>
          <w:sz w:val="21"/>
          <w:szCs w:val="21"/>
        </w:rPr>
        <w:t>). The satellite-based river width from MERIT Hydro width [Yamazaki et al. 2019; Yamazaki et al., 2014b] is also prepared (</w:t>
      </w:r>
      <w:r>
        <w:rPr>
          <w:rFonts w:ascii="Times New Roman" w:eastAsia="Times New Roman" w:hAnsi="Times New Roman" w:cs="Times New Roman"/>
          <w:b/>
          <w:color w:val="000000"/>
          <w:sz w:val="21"/>
          <w:szCs w:val="21"/>
          <w:shd w:val="clear" w:color="auto" w:fill="D9D9D9"/>
        </w:rPr>
        <w:t>width.bin</w:t>
      </w:r>
      <w:r>
        <w:rPr>
          <w:rFonts w:ascii="Arial" w:eastAsia="Arial" w:hAnsi="Arial" w:cs="Arial"/>
          <w:color w:val="000000"/>
          <w:sz w:val="21"/>
          <w:szCs w:val="21"/>
        </w:rPr>
        <w:t>). The recommended channel width data for calculation is the integrated channel width (</w:t>
      </w:r>
      <w:r>
        <w:rPr>
          <w:rFonts w:ascii="Times" w:eastAsia="Times" w:hAnsi="Times" w:cs="Times"/>
          <w:b/>
          <w:color w:val="000000"/>
          <w:sz w:val="21"/>
          <w:szCs w:val="21"/>
          <w:shd w:val="clear" w:color="auto" w:fill="D9D9D9"/>
        </w:rPr>
        <w:t>rivwth_gwdlr.bin</w:t>
      </w:r>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set_gwdlr.F90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Each unit-catchment receives input water mass from the input grid boxes which overlap the unit-catchment. The input water mass into the grid cell i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r>
        <w:rPr>
          <w:rFonts w:ascii="Cambria" w:eastAsia="Cambria" w:hAnsi="Cambria" w:cs="Cambria"/>
          <w:b/>
          <w:color w:val="000000"/>
          <w:sz w:val="21"/>
          <w:szCs w:val="21"/>
          <w:shd w:val="clear" w:color="auto" w:fill="D9D9D9"/>
        </w:rPr>
        <w:t>inpnum</w:t>
      </w:r>
      <w:r>
        <w:rPr>
          <w:rFonts w:ascii="Arial" w:eastAsia="Arial" w:hAnsi="Arial" w:cs="Arial"/>
          <w:color w:val="000000"/>
          <w:sz w:val="21"/>
          <w:szCs w:val="21"/>
        </w:rPr>
        <w:t>) which determines the size of the input matrix (</w:t>
      </w:r>
      <w:r>
        <w:rPr>
          <w:rFonts w:ascii="Cambria" w:eastAsia="Cambria" w:hAnsi="Cambria" w:cs="Cambria"/>
          <w:b/>
          <w:color w:val="000000"/>
          <w:sz w:val="21"/>
          <w:szCs w:val="21"/>
          <w:shd w:val="clear" w:color="auto" w:fill="D9D9D9"/>
        </w:rPr>
        <w:t>nxin*nyin*inpnum</w:t>
      </w:r>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Records 1 and 2 of the input matrix represents the (</w:t>
      </w:r>
      <w:r>
        <w:rPr>
          <w:rFonts w:ascii="Cambria" w:eastAsia="Cambria" w:hAnsi="Cambria" w:cs="Cambria"/>
          <w:b/>
          <w:color w:val="000000"/>
          <w:sz w:val="21"/>
          <w:szCs w:val="21"/>
          <w:shd w:val="clear" w:color="auto" w:fill="D9D9D9"/>
        </w:rPr>
        <w:t>ixin, iyin</w:t>
      </w:r>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inpa</w:t>
      </w:r>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CaMa-Flood grids and input grids, input matrix filename) is prepared (e.g.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r w:rsidRPr="003A0C00">
        <w:rPr>
          <w:rFonts w:ascii="Arial" w:eastAsia="Arial" w:hAnsi="Arial" w:cs="Arial"/>
          <w:color w:val="000000"/>
          <w:sz w:val="21"/>
          <w:szCs w:val="21"/>
          <w:highlight w:val="lightGray"/>
        </w:rPr>
        <w:t>inp/test-1deg/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$(TILE).flwdir.bin</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$(TILE).downxy.bin</w:t>
      </w:r>
      <w:r>
        <w:rPr>
          <w:rFonts w:ascii="Arial" w:eastAsia="Arial" w:hAnsi="Arial" w:cs="Arial"/>
          <w:color w:val="000000"/>
          <w:sz w:val="21"/>
          <w:szCs w:val="21"/>
        </w:rPr>
        <w:t xml:space="preserve"> describe the downstream direction in D8 format and downstreamXY format, respectively. </w:t>
      </w:r>
      <w:r>
        <w:rPr>
          <w:rFonts w:ascii="Times New Roman" w:eastAsia="Times New Roman" w:hAnsi="Times New Roman" w:cs="Times New Roman"/>
          <w:b/>
          <w:color w:val="000000"/>
          <w:sz w:val="21"/>
          <w:szCs w:val="21"/>
          <w:shd w:val="clear" w:color="auto" w:fill="D9D9D9"/>
        </w:rPr>
        <w:t>$(TILE).catmxy.bin</w:t>
      </w:r>
      <w:r>
        <w:rPr>
          <w:rFonts w:ascii="Arial" w:eastAsia="Arial" w:hAnsi="Arial" w:cs="Arial"/>
          <w:color w:val="000000"/>
          <w:sz w:val="21"/>
          <w:szCs w:val="21"/>
        </w:rPr>
        <w:t xml:space="preserve"> represents the CaMa-Flood catchment (iXX,iYY) of each hires pixel (ix,iy), </w:t>
      </w:r>
      <w:r>
        <w:rPr>
          <w:rFonts w:ascii="Times New Roman" w:eastAsia="Times New Roman" w:hAnsi="Times New Roman" w:cs="Times New Roman"/>
          <w:b/>
          <w:color w:val="000000"/>
          <w:sz w:val="21"/>
          <w:szCs w:val="21"/>
          <w:shd w:val="clear" w:color="auto" w:fill="D9D9D9"/>
        </w:rPr>
        <w:t>$(TILE).catmzz.bin</w:t>
      </w:r>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$(TILE).flddif.bin</w:t>
      </w:r>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$(TILE).visual.bin</w:t>
      </w:r>
      <w:r>
        <w:rPr>
          <w:rFonts w:ascii="Arial" w:eastAsia="Arial" w:hAnsi="Arial" w:cs="Arial"/>
          <w:color w:val="000000"/>
          <w:sz w:val="21"/>
          <w:szCs w:val="21"/>
        </w:rPr>
        <w:t xml:space="preserve"> can be used for high-resolution catchment boundary visualization, where sea=0, land(undefined)=1, land(defined in CaMa)=2,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1803E0DF"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del w:id="45" w:author="山崎　大" w:date="2021-01-20T10:42:00Z">
        <w:r w:rsidDel="00DA1CE7">
          <w:rPr>
            <w:rFonts w:ascii="Arial" w:eastAsia="Arial" w:hAnsi="Arial" w:cs="Arial"/>
            <w:b/>
            <w:noProof/>
            <w:color w:val="000000"/>
            <w:sz w:val="21"/>
            <w:szCs w:val="21"/>
          </w:rPr>
          <w:drawing>
            <wp:inline distT="0" distB="0" distL="0" distR="0" wp14:anchorId="3AA7760A" wp14:editId="2C1FB908">
              <wp:extent cx="5400040" cy="203009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00040" cy="2030095"/>
                      </a:xfrm>
                      <a:prstGeom prst="rect">
                        <a:avLst/>
                      </a:prstGeom>
                      <a:ln/>
                    </pic:spPr>
                  </pic:pic>
                </a:graphicData>
              </a:graphic>
            </wp:inline>
          </w:drawing>
        </w:r>
      </w:del>
      <w:r w:rsidR="00DA1CE7" w:rsidRPr="00DA1CE7">
        <w:rPr>
          <w:rFonts w:ascii="Arial" w:eastAsia="Arial" w:hAnsi="Arial" w:cs="Arial"/>
          <w:b/>
          <w:noProof/>
          <w:color w:val="000000"/>
          <w:sz w:val="21"/>
          <w:szCs w:val="21"/>
        </w:rPr>
        <w:drawing>
          <wp:inline distT="0" distB="0" distL="0" distR="0" wp14:anchorId="67D692B7" wp14:editId="77190360">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30095"/>
                    </a:xfrm>
                    <a:prstGeom prst="rect">
                      <a:avLst/>
                    </a:prstGeom>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46" w:name="_Toc50476762"/>
      <w:r>
        <w:lastRenderedPageBreak/>
        <w:t>4.2 Rectangular-grid simulation</w:t>
      </w:r>
      <w:bookmarkEnd w:id="46"/>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using irregular unit-catchments, the CaMa-Flood model can stably execute hydrodynamic simulations with traditional rectangular grid boxes as its computational elements, by specifying “</w:t>
      </w:r>
      <w:r>
        <w:rPr>
          <w:rFonts w:ascii="Arial" w:eastAsia="Arial" w:hAnsi="Arial" w:cs="Arial"/>
          <w:color w:val="000000"/>
          <w:sz w:val="21"/>
          <w:szCs w:val="21"/>
          <w:shd w:val="clear" w:color="auto" w:fill="D9D9D9"/>
        </w:rPr>
        <w:t>grdare.bin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rivlen_grid.bin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nxtdst_grid.bin</w:t>
      </w:r>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47" w:name="_Toc50476763"/>
      <w:r>
        <w:t>4.</w:t>
      </w:r>
      <w:r w:rsidR="0082752F">
        <w:t>3</w:t>
      </w:r>
      <w:r>
        <w:t xml:space="preserve"> Channel Cross-section Parameters</w:t>
      </w:r>
      <w:bookmarkEnd w:id="47"/>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calc_outclm.F90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$(CaMa-Flood)/map/src_param/</w:t>
      </w:r>
      <w:r>
        <w:rPr>
          <w:rFonts w:ascii="Arial" w:eastAsia="Arial" w:hAnsi="Arial" w:cs="Arial"/>
          <w:color w:val="000000"/>
          <w:sz w:val="21"/>
          <w:szCs w:val="21"/>
        </w:rPr>
        <w:t xml:space="preserve"> directory. The climatology of daily river discharge is written to the output file </w:t>
      </w:r>
      <w:r>
        <w:rPr>
          <w:rFonts w:ascii="Cambria" w:eastAsia="Cambria" w:hAnsi="Cambria" w:cs="Cambria"/>
          <w:b/>
          <w:color w:val="000000"/>
          <w:sz w:val="21"/>
          <w:szCs w:val="21"/>
          <w:shd w:val="clear" w:color="auto" w:fill="D9D9D9"/>
        </w:rPr>
        <w:t>outclm.bin</w:t>
      </w:r>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calc_rivwth.F90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 channel width </w:t>
      </w:r>
      <w:r>
        <w:rPr>
          <w:rFonts w:ascii="Cambria" w:eastAsia="Cambria" w:hAnsi="Cambria" w:cs="Cambria"/>
          <w:b/>
          <w:color w:val="000000"/>
          <w:sz w:val="21"/>
          <w:szCs w:val="21"/>
          <w:shd w:val="clear" w:color="auto" w:fill="D9D9D9"/>
        </w:rPr>
        <w:t>rivwth.bin</w:t>
      </w:r>
      <w:r>
        <w:rPr>
          <w:rFonts w:ascii="Arial" w:eastAsia="Arial" w:hAnsi="Arial" w:cs="Arial"/>
          <w:color w:val="000000"/>
          <w:sz w:val="21"/>
          <w:szCs w:val="21"/>
        </w:rPr>
        <w:t xml:space="preserve"> and channel depth </w:t>
      </w:r>
      <w:r>
        <w:rPr>
          <w:rFonts w:ascii="Cambria" w:eastAsia="Cambria" w:hAnsi="Cambria" w:cs="Cambria"/>
          <w:b/>
          <w:color w:val="000000"/>
          <w:sz w:val="21"/>
          <w:szCs w:val="21"/>
          <w:shd w:val="clear" w:color="auto" w:fill="D9D9D9"/>
        </w:rPr>
        <w:t>rivhgt.bin</w:t>
      </w:r>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w:t>
      </w:r>
      <w:r w:rsidR="00E01C07">
        <w:rPr>
          <w:rFonts w:ascii="Arial" w:eastAsia="Arial" w:hAnsi="Arial" w:cs="Arial"/>
          <w:color w:val="000000"/>
          <w:sz w:val="21"/>
          <w:szCs w:val="21"/>
        </w:rPr>
        <w:t xml:space="preserve"> </w:t>
      </w:r>
    </w:p>
    <w:p w14:paraId="6DDE1B29" w14:textId="7E50E30C"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xml:space="preserve">. For generating cross-section parameters, go to the map file directory (e.g. </w:t>
      </w:r>
      <w:r w:rsidR="00E82155">
        <w:rPr>
          <w:rFonts w:ascii="Times New Roman" w:eastAsia="Times New Roman" w:hAnsi="Times New Roman" w:cs="Times New Roman"/>
          <w:b/>
          <w:color w:val="000000"/>
          <w:sz w:val="21"/>
          <w:szCs w:val="21"/>
          <w:shd w:val="clear" w:color="auto" w:fill="D9D9D9"/>
        </w:rPr>
        <w:t>map/gl</w:t>
      </w:r>
      <w:del w:id="48" w:author="山崎　大" w:date="2021-01-20T10:43:00Z">
        <w:r w:rsidR="00E82155" w:rsidDel="00E51744">
          <w:rPr>
            <w:rFonts w:ascii="Times New Roman" w:eastAsia="Times New Roman" w:hAnsi="Times New Roman" w:cs="Times New Roman"/>
            <w:b/>
            <w:color w:val="000000"/>
            <w:sz w:val="21"/>
            <w:szCs w:val="21"/>
            <w:shd w:val="clear" w:color="auto" w:fill="D9D9D9"/>
          </w:rPr>
          <w:delText>o</w:delText>
        </w:r>
      </w:del>
      <w:r w:rsidR="00E82155">
        <w:rPr>
          <w:rFonts w:ascii="Times New Roman" w:eastAsia="Times New Roman" w:hAnsi="Times New Roman" w:cs="Times New Roman"/>
          <w:b/>
          <w:color w:val="000000"/>
          <w:sz w:val="21"/>
          <w:szCs w:val="21"/>
          <w:shd w:val="clear" w:color="auto" w:fill="D9D9D9"/>
        </w:rPr>
        <w:t>b</w:t>
      </w:r>
      <w:del w:id="49" w:author="山崎　大" w:date="2021-01-20T10:43:00Z">
        <w:r w:rsidR="00E82155" w:rsidDel="00E51744">
          <w:rPr>
            <w:rFonts w:ascii="Times New Roman" w:eastAsia="Times New Roman" w:hAnsi="Times New Roman" w:cs="Times New Roman"/>
            <w:b/>
            <w:color w:val="000000"/>
            <w:sz w:val="21"/>
            <w:szCs w:val="21"/>
            <w:shd w:val="clear" w:color="auto" w:fill="D9D9D9"/>
          </w:rPr>
          <w:delText>al</w:delText>
        </w:r>
      </w:del>
      <w:r w:rsidR="00E82155">
        <w:rPr>
          <w:rFonts w:ascii="Times New Roman" w:eastAsia="Times New Roman" w:hAnsi="Times New Roman" w:cs="Times New Roman"/>
          <w:b/>
          <w:color w:val="000000"/>
          <w:sz w:val="21"/>
          <w:szCs w:val="21"/>
          <w:shd w:val="clear" w:color="auto" w:fill="D9D9D9"/>
        </w:rPr>
        <w:t>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r>
        <w:rPr>
          <w:rFonts w:ascii="Arial" w:eastAsia="Arial" w:hAnsi="Arial" w:cs="Arial"/>
          <w:color w:val="000000"/>
          <w:sz w:val="21"/>
          <w:szCs w:val="21"/>
          <w:shd w:val="clear" w:color="auto" w:fill="D9D9D9"/>
        </w:rPr>
        <w:t>width.bin</w:t>
      </w:r>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set_gwdlr.F90</w:t>
      </w:r>
      <w:r>
        <w:rPr>
          <w:rFonts w:ascii="Arial" w:eastAsia="Arial" w:hAnsi="Arial" w:cs="Arial"/>
          <w:color w:val="000000"/>
          <w:sz w:val="21"/>
          <w:szCs w:val="21"/>
        </w:rPr>
        <w:t>. The combined width parameter is recommended in CaMa-Flood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50" w:name="_Toc50476764"/>
      <w:r>
        <w:lastRenderedPageBreak/>
        <w:t>5. Input Runoff Forcing</w:t>
      </w:r>
      <w:bookmarkEnd w:id="50"/>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 xml:space="preserve">$(CaMa-Flood)/inp/test-1deg/ </w:t>
      </w:r>
      <w:r>
        <w:rPr>
          <w:rFonts w:ascii="Arial" w:eastAsia="Arial" w:hAnsi="Arial" w:cs="Arial"/>
          <w:color w:val="000000"/>
          <w:sz w:val="21"/>
          <w:szCs w:val="21"/>
        </w:rPr>
        <w:t>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r>
        <w:rPr>
          <w:rFonts w:ascii="Cambria" w:eastAsia="Cambria" w:hAnsi="Cambria" w:cs="Cambria"/>
          <w:b/>
          <w:color w:val="000000"/>
          <w:sz w:val="21"/>
          <w:szCs w:val="21"/>
          <w:shd w:val="clear" w:color="auto" w:fill="D9D9D9"/>
        </w:rPr>
        <w:t>Roff____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CaMa-Flood developer. You can also replace the sample input data with another runoff dataset. Runoff input files in netCDF format can also be used. Sample netCDF runoff at 15min is prepared in </w:t>
      </w:r>
      <w:r>
        <w:rPr>
          <w:rFonts w:ascii="Times New Roman" w:eastAsia="Times New Roman" w:hAnsi="Times New Roman" w:cs="Times New Roman"/>
          <w:b/>
          <w:color w:val="000000"/>
          <w:sz w:val="21"/>
          <w:szCs w:val="21"/>
          <w:shd w:val="clear" w:color="auto" w:fill="D9D9D9"/>
        </w:rPr>
        <w:t>inp/test_15min_nc/</w:t>
      </w:r>
      <w:r>
        <w:rPr>
          <w:rFonts w:ascii="Arial" w:eastAsia="Arial" w:hAnsi="Arial" w:cs="Arial"/>
          <w:color w:val="000000"/>
          <w:sz w:val="21"/>
          <w:szCs w:val="21"/>
        </w:rPr>
        <w:t xml:space="preserve"> directory.</w:t>
      </w:r>
    </w:p>
    <w:p w14:paraId="7E182334" w14:textId="0D595D1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have to re-calculate the input matrix </w:t>
      </w:r>
      <w:r>
        <w:rPr>
          <w:rFonts w:ascii="Cambria" w:eastAsia="Cambria" w:hAnsi="Cambria" w:cs="Cambria"/>
          <w:b/>
          <w:color w:val="000000"/>
          <w:sz w:val="21"/>
          <w:szCs w:val="21"/>
          <w:shd w:val="clear" w:color="auto" w:fill="D9D9D9"/>
        </w:rPr>
        <w:t>inpmat-$(resolution).bin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map/src/src_param/s02-generate_inpmat.sh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w:t>
      </w:r>
      <w:ins w:id="51" w:author="山崎　大" w:date="2021-01-20T10:43:00Z">
        <w:r w:rsidR="00E51744">
          <w:rPr>
            <w:rFonts w:ascii="Times New Roman" w:eastAsia="Times New Roman" w:hAnsi="Times New Roman" w:cs="Times New Roman"/>
            <w:b/>
            <w:color w:val="000000"/>
            <w:sz w:val="21"/>
            <w:szCs w:val="21"/>
            <w:shd w:val="clear" w:color="auto" w:fill="D9D9D9"/>
          </w:rPr>
          <w:t>02</w:t>
        </w:r>
      </w:ins>
      <w:del w:id="52" w:author="山崎　大" w:date="2021-01-20T10:43:00Z">
        <w:r w:rsidDel="00E51744">
          <w:rPr>
            <w:rFonts w:ascii="Times New Roman" w:eastAsia="Times New Roman" w:hAnsi="Times New Roman" w:cs="Times New Roman"/>
            <w:b/>
            <w:color w:val="000000"/>
            <w:sz w:val="21"/>
            <w:szCs w:val="21"/>
            <w:shd w:val="clear" w:color="auto" w:fill="D9D9D9"/>
          </w:rPr>
          <w:delText>03</w:delText>
        </w:r>
      </w:del>
      <w:r>
        <w:rPr>
          <w:rFonts w:ascii="Times New Roman" w:eastAsia="Times New Roman" w:hAnsi="Times New Roman" w:cs="Times New Roman"/>
          <w:b/>
          <w:color w:val="000000"/>
          <w:sz w:val="21"/>
          <w:szCs w:val="21"/>
          <w:shd w:val="clear" w:color="auto" w:fill="D9D9D9"/>
        </w:rPr>
        <w:t>-generate_inpmat.sh</w:t>
      </w:r>
      <w:r>
        <w:rPr>
          <w:rFonts w:ascii="Arial" w:eastAsia="Arial" w:hAnsi="Arial" w:cs="Arial"/>
          <w:color w:val="000000"/>
          <w:sz w:val="21"/>
          <w:szCs w:val="21"/>
        </w:rPr>
        <w:t xml:space="preserve"> can be used to generate the input matrix for the sample 15min netCDF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53" w:name="_Toc50476765"/>
      <w:r>
        <w:lastRenderedPageBreak/>
        <w:t>6. Output Files</w:t>
      </w:r>
      <w:bookmarkEnd w:id="53"/>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flooded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netCDF if </w:t>
      </w:r>
      <w:r w:rsidR="003A0750" w:rsidRPr="003A0C00">
        <w:rPr>
          <w:rFonts w:ascii="Arial" w:eastAsia="Arial" w:hAnsi="Arial" w:cs="Arial"/>
          <w:color w:val="000000"/>
          <w:sz w:val="21"/>
          <w:szCs w:val="21"/>
          <w:highlight w:val="lightGray"/>
        </w:rPr>
        <w:t>${LOUTCDF}=.TRUE</w:t>
      </w:r>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$(CaMa-Flood)/out/$(experiment)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54" w:name="_Toc50476766"/>
      <w:r>
        <w:lastRenderedPageBreak/>
        <w:t>7. Shell Script to execute simulations</w:t>
      </w:r>
      <w:bookmarkEnd w:id="54"/>
    </w:p>
    <w:p w14:paraId="63E66F23" w14:textId="55C02D32" w:rsidR="00060A47" w:rsidRPr="00186EB7" w:rsidRDefault="00FA5D6C" w:rsidP="003A0C00">
      <w:pPr>
        <w:pStyle w:val="2"/>
      </w:pPr>
      <w:bookmarkStart w:id="55" w:name="_Toc50476767"/>
      <w:r w:rsidRPr="00186EB7">
        <w:t xml:space="preserve">7.1 </w:t>
      </w:r>
      <w:r w:rsidR="00060A47" w:rsidRPr="003A0C00">
        <w:t>test1-glb_15min.sh</w:t>
      </w:r>
      <w:bookmarkEnd w:id="55"/>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CaMa-Flood simulation are prepared in the shell script directory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In the executable shell script, the simulation settings are written in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BASE=”$(CaMa-Flood)/”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BASE=`pwd`/../</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29D598A8"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w:t>
      </w:r>
      <w:ins w:id="56" w:author="山崎　大" w:date="2021-01-20T10:44:00Z">
        <w:r w:rsidR="00FC352D">
          <w:rPr>
            <w:rFonts w:ascii="Arial" w:eastAsia="Arial" w:hAnsi="Arial" w:cs="Arial"/>
            <w:color w:val="000000"/>
            <w:sz w:val="21"/>
            <w:szCs w:val="21"/>
          </w:rPr>
          <w:t>2000</w:t>
        </w:r>
      </w:ins>
      <w:del w:id="57" w:author="山崎　大" w:date="2021-01-20T10:44:00Z">
        <w:r w:rsidDel="00FC352D">
          <w:rPr>
            <w:rFonts w:ascii="Arial" w:eastAsia="Arial" w:hAnsi="Arial" w:cs="Arial"/>
            <w:color w:val="000000"/>
            <w:sz w:val="21"/>
            <w:szCs w:val="21"/>
          </w:rPr>
          <w:delText>1990</w:delText>
        </w:r>
      </w:del>
      <w:r>
        <w:rPr>
          <w:rFonts w:ascii="Arial" w:eastAsia="Arial" w:hAnsi="Arial" w:cs="Arial"/>
          <w:color w:val="000000"/>
          <w:sz w:val="21"/>
          <w:szCs w:val="21"/>
        </w:rPr>
        <w:t xml:space="preserve"> to </w:t>
      </w:r>
      <w:ins w:id="58" w:author="山崎　大" w:date="2021-01-20T10:44:00Z">
        <w:r w:rsidR="00FC352D">
          <w:rPr>
            <w:rFonts w:ascii="Arial" w:eastAsia="Arial" w:hAnsi="Arial" w:cs="Arial"/>
            <w:color w:val="000000"/>
            <w:sz w:val="21"/>
            <w:szCs w:val="21"/>
          </w:rPr>
          <w:t>2001</w:t>
        </w:r>
      </w:ins>
      <w:del w:id="59" w:author="山崎　大" w:date="2021-01-20T10:44:00Z">
        <w:r w:rsidDel="00FC352D">
          <w:rPr>
            <w:rFonts w:ascii="Arial" w:eastAsia="Arial" w:hAnsi="Arial" w:cs="Arial"/>
            <w:color w:val="000000"/>
            <w:sz w:val="21"/>
            <w:szCs w:val="21"/>
          </w:rPr>
          <w:delText>1991</w:delText>
        </w:r>
      </w:del>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The simulation starts from the zero storage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FMAP=”$(CaMa-Flood)/map/glb_15min/”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CRIVWTH=${FMAP}/rivwth_glwlr.bin</w:t>
      </w:r>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CRIVHGT=${FMAP}/rivhgt.bin</w:t>
      </w:r>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r>
        <w:rPr>
          <w:rFonts w:ascii="Arial" w:eastAsia="Arial" w:hAnsi="Arial" w:cs="Arial"/>
          <w:color w:val="000000"/>
          <w:sz w:val="21"/>
          <w:szCs w:val="21"/>
        </w:rPr>
        <w:t xml:space="preserve"> ;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CRUNOFFDIR="${BASE}/inp/test_1deg/runoff/"</w:t>
      </w:r>
      <w:r>
        <w:rPr>
          <w:rFonts w:ascii="Arial" w:eastAsia="Arial" w:hAnsi="Arial" w:cs="Arial"/>
          <w:color w:val="000000"/>
          <w:sz w:val="21"/>
          <w:szCs w:val="21"/>
        </w:rPr>
        <w:t xml:space="preserve"> is used.</w:t>
      </w:r>
    </w:p>
    <w:p w14:paraId="2C2D274E" w14:textId="5D68A353"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w:t>
      </w:r>
      <w:del w:id="60" w:author="山崎　大" w:date="2021-01-20T10:45:00Z">
        <w:r w:rsidDel="009C6207">
          <w:rPr>
            <w:rFonts w:ascii="Times" w:eastAsia="Times" w:hAnsi="Times" w:cs="Times"/>
            <w:b/>
            <w:color w:val="000000"/>
            <w:sz w:val="21"/>
            <w:szCs w:val="21"/>
            <w:shd w:val="clear" w:color="auto" w:fill="D9D9D9"/>
          </w:rPr>
          <w:delText>OUT</w:delText>
        </w:r>
      </w:del>
      <w:r>
        <w:rPr>
          <w:rFonts w:ascii="Times" w:eastAsia="Times" w:hAnsi="Times" w:cs="Times"/>
          <w:b/>
          <w:color w:val="000000"/>
          <w:sz w:val="21"/>
          <w:szCs w:val="21"/>
          <w:shd w:val="clear" w:color="auto" w:fill="D9D9D9"/>
        </w:rPr>
        <w:t>VARS</w:t>
      </w:r>
      <w:ins w:id="61" w:author="山崎　大" w:date="2021-01-20T10:45:00Z">
        <w:r w:rsidR="009C6207">
          <w:rPr>
            <w:rFonts w:ascii="Times" w:eastAsia="Times" w:hAnsi="Times" w:cs="Times"/>
            <w:b/>
            <w:color w:val="000000"/>
            <w:sz w:val="21"/>
            <w:szCs w:val="21"/>
            <w:shd w:val="clear" w:color="auto" w:fill="D9D9D9"/>
          </w:rPr>
          <w:t>OUT</w:t>
        </w:r>
      </w:ins>
      <w:r>
        <w:rPr>
          <w:rFonts w:ascii="Arial" w:eastAsia="Arial" w:hAnsi="Arial" w:cs="Arial"/>
          <w:color w:val="000000"/>
          <w:sz w:val="21"/>
          <w:szCs w:val="21"/>
        </w:rPr>
        <w:t>. For example, total river discharge (outflw), river water depth (rivdph) and flooded area (fldare), flooded fraction (fldfrc), water surface elevation (sfcelv),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62" w:name="_Toc50476768"/>
      <w:r w:rsidRPr="00186EB7">
        <w:t xml:space="preserve">7.3 </w:t>
      </w:r>
      <w:r w:rsidRPr="003A0C00">
        <w:t>test2-conus_06min_netcdf.sh</w:t>
      </w:r>
      <w:bookmarkEnd w:id="62"/>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netcdf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netcdf runoff input: </w:t>
      </w:r>
      <w:r w:rsidRPr="003A0C00">
        <w:rPr>
          <w:rFonts w:ascii="Cambria" w:eastAsia="Cambria" w:hAnsi="Cambria" w:cs="Cambria"/>
          <w:b/>
          <w:color w:val="000000"/>
          <w:sz w:val="21"/>
          <w:szCs w:val="21"/>
          <w:shd w:val="clear" w:color="auto" w:fill="D9D9D9"/>
        </w:rPr>
        <w:t>LINPCDF=”.TRUE</w:t>
      </w:r>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CROFDIR="${BASE}/inp/test_15min_nc/"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CROFPRE=”e2o_ecmwf_wrr2_glob15_day_Runoff_”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FMAP=”$(CaMa-Flood)/map/conus_06min.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netcdf: </w:t>
      </w:r>
      <w:r w:rsidR="00DA1523" w:rsidRPr="003A0C00">
        <w:rPr>
          <w:rFonts w:ascii="Cambria" w:eastAsia="Cambria" w:hAnsi="Cambria" w:cs="Cambria"/>
          <w:b/>
          <w:color w:val="000000"/>
          <w:sz w:val="21"/>
          <w:szCs w:val="21"/>
          <w:shd w:val="clear" w:color="auto" w:fill="D9D9D9"/>
        </w:rPr>
        <w:t>LOUTCDF=”.TRUE.”</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netcdf as the form for restart file </w:t>
      </w:r>
      <w:r w:rsidRPr="003A0C00">
        <w:rPr>
          <w:rFonts w:ascii="Cambria" w:eastAsia="Cambria" w:hAnsi="Cambria" w:cs="Cambria"/>
          <w:b/>
          <w:color w:val="000000"/>
          <w:sz w:val="21"/>
          <w:szCs w:val="21"/>
          <w:shd w:val="clear" w:color="auto" w:fill="D9D9D9"/>
        </w:rPr>
        <w:t>CRESTSTO=”${CVNREST}${CYR}010100.nc”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63" w:name="_Toc50476769"/>
      <w:r w:rsidRPr="00186EB7">
        <w:t xml:space="preserve">7.3 </w:t>
      </w:r>
      <w:r w:rsidR="006A4596" w:rsidRPr="003A0C00">
        <w:t>test3-jpn_fcast.sh</w:t>
      </w:r>
      <w:bookmarkEnd w:id="63"/>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CROFDIR="${BASE}/inp/test_jpn_1hr/"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FMAP=”$(CaMa-Flood)/map/tej_01min”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are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39 hour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64" w:name="_Toc50476770"/>
      <w:r>
        <w:lastRenderedPageBreak/>
        <w:t>8. Simulation Settings</w:t>
      </w:r>
      <w:bookmarkEnd w:id="64"/>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simulation options available in the CaMa-Flood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yos_cmf_input.F90</w:t>
      </w:r>
      <w:r>
        <w:rPr>
          <w:rFonts w:ascii="Arial" w:eastAsia="Arial" w:hAnsi="Arial" w:cs="Arial"/>
          <w:color w:val="000000"/>
          <w:sz w:val="21"/>
          <w:szCs w:val="21"/>
        </w:rPr>
        <w:t>”, and they can be changed by editing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w:t>
      </w:r>
    </w:p>
    <w:p w14:paraId="4065D1E6" w14:textId="77777777" w:rsidR="00954414" w:rsidRDefault="00E82155" w:rsidP="003A0C00">
      <w:pPr>
        <w:pStyle w:val="2"/>
      </w:pPr>
      <w:bookmarkStart w:id="65" w:name="_Toc50476771"/>
      <w:r>
        <w:t>8.1 Restart Mode</w:t>
      </w:r>
      <w:bookmarkEnd w:id="65"/>
    </w:p>
    <w:p w14:paraId="1D324DD5" w14:textId="26F60BB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CaMa-Flood can be run from the zero-storage condition or from the initial condition given by a restart file. For the simulation from the zero-storage condition, set </w:t>
      </w:r>
      <w:del w:id="66" w:author="山崎　大" w:date="2021-01-20T10:46:00Z">
        <w:r w:rsidDel="00190D78">
          <w:rPr>
            <w:rFonts w:ascii="Cambria" w:eastAsia="Cambria" w:hAnsi="Cambria" w:cs="Cambria"/>
            <w:b/>
            <w:color w:val="000000"/>
            <w:sz w:val="21"/>
            <w:szCs w:val="21"/>
            <w:shd w:val="clear" w:color="auto" w:fill="D9D9D9"/>
          </w:rPr>
          <w:delText>IRESTART</w:delText>
        </w:r>
      </w:del>
      <w:ins w:id="67"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795AA97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del w:id="68" w:author="山崎　大" w:date="2021-01-20T10:46:00Z">
        <w:r w:rsidDel="00190D78">
          <w:rPr>
            <w:rFonts w:ascii="Cambria" w:eastAsia="Cambria" w:hAnsi="Cambria" w:cs="Cambria"/>
            <w:b/>
            <w:color w:val="000000"/>
            <w:sz w:val="21"/>
            <w:szCs w:val="21"/>
            <w:shd w:val="clear" w:color="auto" w:fill="D9D9D9"/>
          </w:rPr>
          <w:delText>IRSTRT</w:delText>
        </w:r>
      </w:del>
      <w:ins w:id="69"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ins w:id="70" w:author="山崎　大" w:date="2021-01-20T10:46:00Z">
        <w:r w:rsidR="009630DA">
          <w:rPr>
            <w:rFonts w:ascii="Cambria" w:eastAsia="Cambria" w:hAnsi="Cambria" w:cs="Cambria"/>
            <w:b/>
            <w:color w:val="000000"/>
            <w:sz w:val="21"/>
            <w:szCs w:val="21"/>
            <w:shd w:val="clear" w:color="auto" w:fill="D9D9D9"/>
          </w:rPr>
          <w:t xml:space="preserve"> </w:t>
        </w:r>
        <w:r w:rsidR="009630DA">
          <w:rPr>
            <w:rFonts w:hint="eastAsia"/>
            <w:lang w:eastAsia="ja-JP"/>
          </w:rPr>
          <w:t>(</w:t>
        </w:r>
        <w:r w:rsidR="009630DA" w:rsidRPr="001E7DEA">
          <w:rPr>
            <w:lang w:eastAsia="ja-JP"/>
          </w:rPr>
          <w:t>[1,2,3,6,12,24] at selected hour, 30: monthly</w:t>
        </w:r>
        <w:r w:rsidR="009630DA">
          <w:rPr>
            <w:rFonts w:hint="eastAsia"/>
            <w:lang w:eastAsia="ja-JP"/>
          </w:rPr>
          <w:t>).</w:t>
        </w:r>
      </w:ins>
      <w:r>
        <w:rPr>
          <w:rFonts w:ascii="Arial" w:eastAsia="Arial" w:hAnsi="Arial" w:cs="Arial"/>
          <w:color w:val="000000"/>
          <w:sz w:val="21"/>
          <w:szCs w:val="21"/>
        </w:rPr>
        <w:t>.</w:t>
      </w:r>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71" w:name="_Toc50476772"/>
      <w:r>
        <w:t>8.2 Simulation Time</w:t>
      </w:r>
      <w:bookmarkEnd w:id="71"/>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72" w:name="_Toc50476773"/>
      <w:r>
        <w:t>8.3 Runoff Interpolation</w:t>
      </w:r>
      <w:bookmarkEnd w:id="72"/>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r>
        <w:rPr>
          <w:rFonts w:ascii="Arial" w:eastAsia="Arial" w:hAnsi="Arial" w:cs="Arial"/>
          <w:color w:val="000000"/>
          <w:sz w:val="21"/>
          <w:szCs w:val="21"/>
        </w:rPr>
        <w:t xml:space="preserve"> .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73" w:name="_Toc50476774"/>
      <w:r>
        <w:t>8.</w:t>
      </w:r>
      <w:r w:rsidR="00DD22B5">
        <w:t>4</w:t>
      </w:r>
      <w:r>
        <w:t xml:space="preserve"> Routing Scheme</w:t>
      </w:r>
      <w:bookmarkEnd w:id="73"/>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r>
        <w:rPr>
          <w:rFonts w:ascii="Arial" w:eastAsia="Arial" w:hAnsi="Arial" w:cs="Arial"/>
          <w:color w:val="000000"/>
          <w:sz w:val="21"/>
          <w:szCs w:val="21"/>
        </w:rPr>
        <w:t xml:space="preserve"> .</w:t>
      </w:r>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 xml:space="preserve"> .</w:t>
      </w:r>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r>
        <w:rPr>
          <w:rFonts w:ascii="Arial" w:eastAsia="Arial" w:hAnsi="Arial" w:cs="Arial"/>
          <w:color w:val="000000"/>
          <w:sz w:val="21"/>
          <w:szCs w:val="21"/>
        </w:rPr>
        <w:t xml:space="preserve"> .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74" w:name="_Toc50476775"/>
      <w:r>
        <w:t>8.</w:t>
      </w:r>
      <w:r w:rsidR="00DD22B5">
        <w:t>5</w:t>
      </w:r>
      <w:r>
        <w:t xml:space="preserve"> Adaptive and Constant Time Step Schemes</w:t>
      </w:r>
      <w:bookmarkEnd w:id="74"/>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75" w:name="_2p2csry" w:colFirst="0" w:colLast="0"/>
      <w:bookmarkEnd w:id="75"/>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order to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DT=$(timestep_in_sec)</w:t>
      </w:r>
      <w:r>
        <w:rPr>
          <w:rFonts w:ascii="Arial" w:eastAsia="Arial" w:hAnsi="Arial" w:cs="Arial"/>
          <w:color w:val="000000"/>
          <w:sz w:val="21"/>
          <w:szCs w:val="21"/>
        </w:rPr>
        <w:t>.</w:t>
      </w:r>
    </w:p>
    <w:p w14:paraId="7C5B12CC" w14:textId="33B69148" w:rsidR="00954414" w:rsidRDefault="00E82155" w:rsidP="003A0C00">
      <w:pPr>
        <w:pStyle w:val="2"/>
      </w:pPr>
      <w:bookmarkStart w:id="76" w:name="_Toc50476776"/>
      <w:r>
        <w:t>8.</w:t>
      </w:r>
      <w:r w:rsidR="00DD22B5">
        <w:t>6</w:t>
      </w:r>
      <w:r>
        <w:t xml:space="preserve"> Usage of netCDF</w:t>
      </w:r>
      <w:bookmarkEnd w:id="76"/>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netCDF I/O commands are supported in the CaMa-Flood model. Please activate the flag </w:t>
      </w:r>
      <w:r>
        <w:rPr>
          <w:rFonts w:ascii="Cambria" w:eastAsia="Cambria" w:hAnsi="Cambria" w:cs="Cambria"/>
          <w:b/>
          <w:color w:val="000000"/>
          <w:sz w:val="21"/>
          <w:szCs w:val="21"/>
          <w:shd w:val="clear" w:color="auto" w:fill="D9D9D9"/>
        </w:rPr>
        <w:t>DCDF=-DUseCDF</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The netCDF I/O is activated by the following flags in the namelist: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Note that netCDF river network map is mainly used in ECMWF, and not included in the sample package.</w:t>
      </w:r>
    </w:p>
    <w:p w14:paraId="3EC5E1D9" w14:textId="77777777" w:rsidR="00954414" w:rsidRDefault="00E82155" w:rsidP="003A0C00">
      <w:pPr>
        <w:pStyle w:val="1"/>
      </w:pPr>
      <w:r>
        <w:br w:type="page"/>
      </w:r>
      <w:bookmarkStart w:id="77" w:name="_Toc50476777"/>
      <w:r>
        <w:lastRenderedPageBreak/>
        <w:t>References</w:t>
      </w:r>
      <w:bookmarkEnd w:id="77"/>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Bates, P. D., M. S. Horrit, and T. J. Fewtrell (2010), A simple inertial formulation of the shallow water equations for efficient two-dimensional flood inundation modeling, J. Hydrol., 387, 33-45, doi:10.1016/j.jhydrol.2010.03.027.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Cohen, S., Kettner, A.J., and Syvitski, J.P.M., 2013. WBMsed: a distributed global-scale riverine sediment flux model - model description and validation. Computers and Geosciences, 53, 80-93, doi: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Farr, T. G., et al. (2007), The Shuttle Radar Topography Mission. Rev. Geophys.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Hirabayashi, Y., R. Mahendran, S. Koirala, L. Konoshima, D. Yamazaki, S. Watanabe, H. Kim, S. Kanae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Hunter, N. M., M. S. Horritt,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Masutomi, Y., Y. Inui, K. Takahashi, and U. Matsuoka (2009), Development of highly accurate global polygonal drainage basin data, Hydrol.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Pappenberger, F., E. Dutra, F. Wetterhall, and H. L. Cloke (2012) Deriving global flood hazard maps of fluvial floods through a physical model cascade, Hydrol.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Oki., and S. Kanae (2009), Deriving a global river network map and its sub-grid topographic characteristics from a fine-resolution flow direction map, Hydrol.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S. Kanae, H. Kim, and T. Oki (2011), A physically-based description of floodplain inundation dynamics in a global river routing model. Water Resour.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H. Lee, D. E. Alsdorf, E. Dutra, H. Kim, S. Kanae,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dynamics simulated by a global river model: A case study in the Amazon River, Water Resour.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C. Baugh, P. D. Bates, S. Kanae, D. E. Alsdorf, and T. Oki (2012b), Adjustment of a spaceborne DEM for use in floodplain hydrodynamic modeling. J. Hydrol., 436-437, 81-91, doi:10.1016/j.jhydrol.2012.02.045.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Sato, S. Kanae, Y. Hirabayashi, and P. D. Bates (2014a), Regional ﬂ ood dynamics in a bifurcating mega delta simulated in a global river model, Geophys.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F. O ’ Loughlin, M. A. Trigg, Z. F. Miller, T. M. Pavelsky, and P. D. Bates (2014b), Development of the global width database for large rivers, Water Resour.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M.A. Trigg, D. Ikeshima (2015), Development of a global ~90 m water body map using multi-temporal Landsat images, Remote Sens. Env. 171, doi: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D. Ikeshima, R. Tawatari, T. Yamaguchi, F. O'Loughlin, J.C. Neal, C.C. Sampson, S. Kanae and P.D. Bates (2017), A high accuracy map of global terrain elevations, Geophysical Research Letters, 44, doi: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78" w:name="_Toc50476778"/>
      <w:r>
        <w:lastRenderedPageBreak/>
        <w:t>Version History</w:t>
      </w:r>
      <w:bookmarkEnd w:id="78"/>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79" w:name="_ihv636" w:colFirst="0" w:colLast="0"/>
      <w:bookmarkEnd w:id="79"/>
      <w:r>
        <w:rPr>
          <w:rFonts w:ascii="Arial" w:eastAsia="Arial" w:hAnsi="Arial" w:cs="Arial"/>
          <w:b/>
          <w:color w:val="000000"/>
          <w:sz w:val="21"/>
          <w:szCs w:val="21"/>
        </w:rPr>
        <w:t>CaMa-Flood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80" w:name="_32hioqz" w:colFirst="0" w:colLast="0"/>
      <w:bookmarkEnd w:id="80"/>
      <w:r>
        <w:rPr>
          <w:rFonts w:ascii="Arial" w:eastAsia="Arial" w:hAnsi="Arial" w:cs="Arial"/>
          <w:b/>
          <w:color w:val="000000"/>
          <w:sz w:val="21"/>
          <w:szCs w:val="21"/>
        </w:rPr>
        <w:t>CaMa-Flood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81" w:name="_1hmsyys" w:colFirst="0" w:colLast="0"/>
      <w:bookmarkEnd w:id="81"/>
      <w:r>
        <w:rPr>
          <w:rFonts w:ascii="Arial" w:eastAsia="Arial" w:hAnsi="Arial" w:cs="Arial"/>
          <w:b/>
          <w:color w:val="000000"/>
          <w:sz w:val="21"/>
          <w:szCs w:val="21"/>
        </w:rPr>
        <w:t>CaMa-Flood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3.1: New river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The hybrid routing which uses both of the local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3.3.1: The stabilized local inertial equation (instead of the hybrid routing). This version is used for the simulation in [Yamazaki et al ,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(e.g.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9"/>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BB198" w14:textId="77777777" w:rsidR="002107CE" w:rsidRDefault="002107CE">
      <w:pPr>
        <w:spacing w:after="0" w:line="240" w:lineRule="auto"/>
      </w:pPr>
      <w:r>
        <w:separator/>
      </w:r>
    </w:p>
  </w:endnote>
  <w:endnote w:type="continuationSeparator" w:id="0">
    <w:p w14:paraId="63460BF7" w14:textId="77777777" w:rsidR="002107CE" w:rsidRDefault="0021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Times New Roman">
    <w:altName w:val="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8AC0B" w14:textId="77777777" w:rsidR="00DA1CE7" w:rsidRDefault="00DA1CE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DA1CE7" w:rsidRDefault="00DA1CE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71F260" w14:textId="77777777" w:rsidR="002107CE" w:rsidRDefault="002107CE">
      <w:pPr>
        <w:spacing w:after="0" w:line="240" w:lineRule="auto"/>
      </w:pPr>
      <w:r>
        <w:separator/>
      </w:r>
    </w:p>
  </w:footnote>
  <w:footnote w:type="continuationSeparator" w:id="0">
    <w:p w14:paraId="585BB716" w14:textId="77777777" w:rsidR="002107CE" w:rsidRDefault="00210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818F6"/>
    <w:rsid w:val="000A5454"/>
    <w:rsid w:val="00115A91"/>
    <w:rsid w:val="001226F0"/>
    <w:rsid w:val="00122BA9"/>
    <w:rsid w:val="00127197"/>
    <w:rsid w:val="00165F3E"/>
    <w:rsid w:val="00174C38"/>
    <w:rsid w:val="00186EB7"/>
    <w:rsid w:val="00190D78"/>
    <w:rsid w:val="00192CE7"/>
    <w:rsid w:val="001C47C6"/>
    <w:rsid w:val="0020609D"/>
    <w:rsid w:val="002107CE"/>
    <w:rsid w:val="00213649"/>
    <w:rsid w:val="002525FE"/>
    <w:rsid w:val="00291B72"/>
    <w:rsid w:val="00296975"/>
    <w:rsid w:val="002B3DB3"/>
    <w:rsid w:val="002B7374"/>
    <w:rsid w:val="002B755D"/>
    <w:rsid w:val="002D7909"/>
    <w:rsid w:val="002E1A3C"/>
    <w:rsid w:val="003452EE"/>
    <w:rsid w:val="00345A15"/>
    <w:rsid w:val="003760FD"/>
    <w:rsid w:val="00381949"/>
    <w:rsid w:val="00383290"/>
    <w:rsid w:val="00384976"/>
    <w:rsid w:val="003A0750"/>
    <w:rsid w:val="003A0C00"/>
    <w:rsid w:val="003B0B86"/>
    <w:rsid w:val="003B7EBA"/>
    <w:rsid w:val="003D75D1"/>
    <w:rsid w:val="0040744A"/>
    <w:rsid w:val="0041360B"/>
    <w:rsid w:val="00447A2C"/>
    <w:rsid w:val="004507DB"/>
    <w:rsid w:val="00450C47"/>
    <w:rsid w:val="00453C46"/>
    <w:rsid w:val="004A6008"/>
    <w:rsid w:val="004C1B64"/>
    <w:rsid w:val="004D77BD"/>
    <w:rsid w:val="0053220B"/>
    <w:rsid w:val="00537A6A"/>
    <w:rsid w:val="00563B65"/>
    <w:rsid w:val="00574338"/>
    <w:rsid w:val="00594E7D"/>
    <w:rsid w:val="005A0105"/>
    <w:rsid w:val="005E1178"/>
    <w:rsid w:val="005F24EE"/>
    <w:rsid w:val="00681683"/>
    <w:rsid w:val="00692AB9"/>
    <w:rsid w:val="006A4596"/>
    <w:rsid w:val="006B7DDF"/>
    <w:rsid w:val="006D25EE"/>
    <w:rsid w:val="006E7315"/>
    <w:rsid w:val="006F0EDB"/>
    <w:rsid w:val="0071361B"/>
    <w:rsid w:val="00717450"/>
    <w:rsid w:val="0072146D"/>
    <w:rsid w:val="00755395"/>
    <w:rsid w:val="0076466E"/>
    <w:rsid w:val="00781937"/>
    <w:rsid w:val="00782260"/>
    <w:rsid w:val="00795507"/>
    <w:rsid w:val="007A4D7E"/>
    <w:rsid w:val="007F2312"/>
    <w:rsid w:val="008068DA"/>
    <w:rsid w:val="008130DB"/>
    <w:rsid w:val="00813BBF"/>
    <w:rsid w:val="0082752F"/>
    <w:rsid w:val="008477DA"/>
    <w:rsid w:val="00850784"/>
    <w:rsid w:val="0087052D"/>
    <w:rsid w:val="00873ED2"/>
    <w:rsid w:val="00891EA2"/>
    <w:rsid w:val="00892D8F"/>
    <w:rsid w:val="008C0358"/>
    <w:rsid w:val="008E0518"/>
    <w:rsid w:val="0090228D"/>
    <w:rsid w:val="0092170A"/>
    <w:rsid w:val="00954414"/>
    <w:rsid w:val="00961E52"/>
    <w:rsid w:val="009630DA"/>
    <w:rsid w:val="00975273"/>
    <w:rsid w:val="009B7EF3"/>
    <w:rsid w:val="009C6207"/>
    <w:rsid w:val="009E339A"/>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C25D7"/>
    <w:rsid w:val="00BF2C74"/>
    <w:rsid w:val="00BF4380"/>
    <w:rsid w:val="00BF7FC8"/>
    <w:rsid w:val="00C3598E"/>
    <w:rsid w:val="00C3663F"/>
    <w:rsid w:val="00C42704"/>
    <w:rsid w:val="00C4389B"/>
    <w:rsid w:val="00C66A65"/>
    <w:rsid w:val="00CB07E7"/>
    <w:rsid w:val="00D1736D"/>
    <w:rsid w:val="00D643AE"/>
    <w:rsid w:val="00D72B9B"/>
    <w:rsid w:val="00D81909"/>
    <w:rsid w:val="00DA1523"/>
    <w:rsid w:val="00DA1CE7"/>
    <w:rsid w:val="00DB45C2"/>
    <w:rsid w:val="00DD22B5"/>
    <w:rsid w:val="00DD340B"/>
    <w:rsid w:val="00DE3CAD"/>
    <w:rsid w:val="00E01C07"/>
    <w:rsid w:val="00E0470D"/>
    <w:rsid w:val="00E06C72"/>
    <w:rsid w:val="00E23B5F"/>
    <w:rsid w:val="00E2584F"/>
    <w:rsid w:val="00E34350"/>
    <w:rsid w:val="00E51744"/>
    <w:rsid w:val="00E53D44"/>
    <w:rsid w:val="00E82155"/>
    <w:rsid w:val="00EA398D"/>
    <w:rsid w:val="00EB160D"/>
    <w:rsid w:val="00EB330E"/>
    <w:rsid w:val="00F00752"/>
    <w:rsid w:val="00F415A8"/>
    <w:rsid w:val="00F771E8"/>
    <w:rsid w:val="00F8297D"/>
    <w:rsid w:val="00F83C51"/>
    <w:rsid w:val="00F87484"/>
    <w:rsid w:val="00F94360"/>
    <w:rsid w:val="00F95EA1"/>
    <w:rsid w:val="00F97F1F"/>
    <w:rsid w:val="00FA1252"/>
    <w:rsid w:val="00FA5D6C"/>
    <w:rsid w:val="00FA6DD0"/>
    <w:rsid w:val="00FB5C6C"/>
    <w:rsid w:val="00FC237E"/>
    <w:rsid w:val="00FC352D"/>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 w:id="175763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37</Pages>
  <Words>8497</Words>
  <Characters>48433</Characters>
  <Application>Microsoft Office Word</Application>
  <DocSecurity>0</DocSecurity>
  <Lines>403</Lines>
  <Paragraphs>113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28</cp:revision>
  <dcterms:created xsi:type="dcterms:W3CDTF">2020-11-03T10:37:00Z</dcterms:created>
  <dcterms:modified xsi:type="dcterms:W3CDTF">2021-07-16T08:07:00Z</dcterms:modified>
</cp:coreProperties>
</file>